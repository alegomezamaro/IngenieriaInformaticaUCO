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4553" w14:textId="77777777" w:rsidR="00794B8C" w:rsidRDefault="00F540C2" w:rsidP="00F91558">
      <w:pPr>
        <w:pStyle w:val="Ttulo1"/>
      </w:pPr>
      <w:r w:rsidRPr="00F540C2">
        <w:t>Cuestiones</w:t>
      </w:r>
      <w:r w:rsidR="009A12EC" w:rsidRPr="00F540C2">
        <w:t xml:space="preserve"> </w:t>
      </w:r>
      <w:r w:rsidRPr="00F540C2">
        <w:t xml:space="preserve">Prácticas de </w:t>
      </w:r>
      <w:r w:rsidR="009A12EC" w:rsidRPr="00F540C2">
        <w:t>CESI</w:t>
      </w:r>
    </w:p>
    <w:p w14:paraId="291CD17C" w14:textId="6F4CB73B" w:rsidR="003A12D1" w:rsidRPr="00794B8C" w:rsidRDefault="00794B8C" w:rsidP="00F91558">
      <w:pPr>
        <w:pStyle w:val="Ttulo2"/>
      </w:pPr>
      <w:r w:rsidRPr="00794B8C">
        <w:t>Práctica 1</w:t>
      </w:r>
    </w:p>
    <w:p w14:paraId="58FA6F90" w14:textId="7A304CD6" w:rsidR="009A12EC" w:rsidRPr="00CA3679" w:rsidRDefault="009A12EC" w:rsidP="00F91558">
      <w:pPr>
        <w:pStyle w:val="Ttulo3"/>
        <w:numPr>
          <w:ilvl w:val="0"/>
          <w:numId w:val="6"/>
        </w:numPr>
      </w:pPr>
      <w:r w:rsidRPr="00CA3679">
        <w:t>¿Qué documento debemos tener siempre para analizar la compatibilidad entre los diversos componentes de un ordenador de tipo sobremesa?</w:t>
      </w:r>
    </w:p>
    <w:p w14:paraId="22503756" w14:textId="553799AF" w:rsidR="009A12EC" w:rsidRPr="00824D87" w:rsidRDefault="00824D87" w:rsidP="00F91558">
      <w:r w:rsidRPr="00824D87">
        <w:t>El manual de la placa base</w:t>
      </w:r>
    </w:p>
    <w:p w14:paraId="23AB1965" w14:textId="77777777" w:rsidR="00794B8C" w:rsidRPr="009A12EC" w:rsidRDefault="00794B8C" w:rsidP="00F91558"/>
    <w:p w14:paraId="6E8D74E4" w14:textId="49B0B112" w:rsidR="009A12EC" w:rsidRPr="00794B8C" w:rsidRDefault="009A12EC" w:rsidP="00F91558">
      <w:pPr>
        <w:pStyle w:val="Ttulo3"/>
        <w:numPr>
          <w:ilvl w:val="0"/>
          <w:numId w:val="6"/>
        </w:numPr>
      </w:pPr>
      <w:r w:rsidRPr="00794B8C">
        <w:t>¿Qué factores nos pueden condicionar a la hora de seleccionar un procesador? (sólo CPU, sin gráfica incorporada, comunicaciones,etc)</w:t>
      </w:r>
    </w:p>
    <w:p w14:paraId="72F32CAF" w14:textId="7ADCFDA3" w:rsidR="009A12EC" w:rsidRDefault="00824D87" w:rsidP="00F91558">
      <w:r>
        <w:t>Está en el guion de práctica</w:t>
      </w:r>
    </w:p>
    <w:p w14:paraId="12774300" w14:textId="77777777" w:rsidR="00794B8C" w:rsidRDefault="00794B8C" w:rsidP="00F91558"/>
    <w:p w14:paraId="71ECFC82" w14:textId="3F5770E8" w:rsidR="009A12EC" w:rsidRPr="00794B8C" w:rsidRDefault="009A12EC" w:rsidP="00F91558">
      <w:pPr>
        <w:pStyle w:val="Ttulo3"/>
        <w:numPr>
          <w:ilvl w:val="0"/>
          <w:numId w:val="6"/>
        </w:numPr>
      </w:pPr>
      <w:r w:rsidRPr="00794B8C">
        <w:t>¿Qué factores no pueden condicionar a la hora de selccionar un módulo de RAM?</w:t>
      </w:r>
    </w:p>
    <w:p w14:paraId="01C0F1CA" w14:textId="45E7311A" w:rsidR="009A12EC" w:rsidRDefault="009A12EC" w:rsidP="00F91558">
      <w:r>
        <w:t>Latencia baja, el tipo de RAM, capacidad, soldado o no, formato</w:t>
      </w:r>
    </w:p>
    <w:p w14:paraId="5A5D3C82" w14:textId="77777777" w:rsidR="00794B8C" w:rsidRDefault="00794B8C" w:rsidP="00F91558"/>
    <w:p w14:paraId="23D0F524" w14:textId="79A0D5C3" w:rsidR="009A12EC" w:rsidRPr="00794B8C" w:rsidRDefault="009A12EC" w:rsidP="00F91558">
      <w:pPr>
        <w:pStyle w:val="Ttulo3"/>
        <w:numPr>
          <w:ilvl w:val="0"/>
          <w:numId w:val="6"/>
        </w:numPr>
      </w:pPr>
      <w:r w:rsidRPr="00794B8C">
        <w:t xml:space="preserve">¿Cuál es más antiguo, el cable de dayos paralelo IDE-ATA o el cable serie SATA? </w:t>
      </w:r>
      <w:r w:rsidRPr="00794B8C">
        <w:rPr>
          <w:highlight w:val="yellow"/>
        </w:rPr>
        <w:t>Nos puede poner una línea cronológica</w:t>
      </w:r>
    </w:p>
    <w:p w14:paraId="089B0860" w14:textId="4598C159" w:rsidR="009A12EC" w:rsidRDefault="009A12EC" w:rsidP="00F91558">
      <w:r>
        <w:t>El IDE-ATA después el SATA y por último el NMVE</w:t>
      </w:r>
    </w:p>
    <w:p w14:paraId="0B4294D4" w14:textId="77777777" w:rsidR="00794B8C" w:rsidRDefault="00794B8C" w:rsidP="00F91558"/>
    <w:p w14:paraId="512B2FAB" w14:textId="101EA792" w:rsidR="009A12EC" w:rsidRPr="00794B8C" w:rsidRDefault="009A12EC" w:rsidP="00F91558">
      <w:pPr>
        <w:pStyle w:val="Ttulo3"/>
        <w:numPr>
          <w:ilvl w:val="0"/>
          <w:numId w:val="6"/>
        </w:numPr>
      </w:pPr>
      <w:r w:rsidRPr="00794B8C">
        <w:t xml:space="preserve">El equipo realiza una serie de pitidos al encender, ¿para qué sirven y como puedo saber su significado? </w:t>
      </w:r>
      <w:r w:rsidRPr="00794B8C">
        <w:rPr>
          <w:highlight w:val="yellow"/>
        </w:rPr>
        <w:t>Puede ser pregunta de examen</w:t>
      </w:r>
    </w:p>
    <w:p w14:paraId="50B66D15" w14:textId="2F154FB3" w:rsidR="009A12EC" w:rsidRDefault="009A12EC" w:rsidP="00F91558">
      <w:pPr>
        <w:ind w:left="708" w:firstLine="0"/>
      </w:pPr>
      <w:r>
        <w:t>Para que la placa base se comunique con el usuario, se suele utilizar para</w:t>
      </w:r>
      <w:r w:rsidR="00824D87">
        <w:t xml:space="preserve"> </w:t>
      </w:r>
      <w:r>
        <w:t>problemas y habría que consultar el manual de la placa base.</w:t>
      </w:r>
    </w:p>
    <w:p w14:paraId="7AD7651F" w14:textId="77777777" w:rsidR="00794B8C" w:rsidRDefault="00794B8C" w:rsidP="00F91558"/>
    <w:p w14:paraId="55DA6E7C" w14:textId="22DF3D20" w:rsidR="009A12EC" w:rsidRPr="00794B8C" w:rsidRDefault="009A12EC" w:rsidP="00F91558">
      <w:pPr>
        <w:pStyle w:val="Ttulo3"/>
        <w:numPr>
          <w:ilvl w:val="0"/>
          <w:numId w:val="6"/>
        </w:numPr>
      </w:pPr>
      <w:r w:rsidRPr="00794B8C">
        <w:t>Mi equipo informático arranca siempre con la fecha reseteada y/o mal, ¿a qué se puede deber?</w:t>
      </w:r>
    </w:p>
    <w:p w14:paraId="616115DB" w14:textId="03FE43B4" w:rsidR="009A12EC" w:rsidRDefault="009A12EC" w:rsidP="00F91558">
      <w:r>
        <w:t>Se debe a que la BIOS pierde la fecha por la pila de botón.</w:t>
      </w:r>
    </w:p>
    <w:p w14:paraId="607E9E87" w14:textId="77777777" w:rsidR="00794B8C" w:rsidRDefault="00794B8C" w:rsidP="00F91558"/>
    <w:p w14:paraId="56E08B4A" w14:textId="1B3736F3" w:rsidR="009A12EC" w:rsidRPr="00794B8C" w:rsidRDefault="009A12EC" w:rsidP="00F91558">
      <w:pPr>
        <w:pStyle w:val="Ttulo3"/>
        <w:numPr>
          <w:ilvl w:val="0"/>
          <w:numId w:val="6"/>
        </w:numPr>
      </w:pPr>
      <w:r w:rsidRPr="00794B8C">
        <w:t>Tengo en mis manos un equipo informático y querría saber si puedo usarlo bajo GNU/Linux</w:t>
      </w:r>
      <w:r w:rsidR="00540D6F" w:rsidRPr="00794B8C">
        <w:t>, ¿cuál sería la forma más fácil?</w:t>
      </w:r>
    </w:p>
    <w:p w14:paraId="022EFFC4" w14:textId="7B85AAE9" w:rsidR="00794B8C" w:rsidRDefault="00540D6F" w:rsidP="00F91558">
      <w:pPr>
        <w:ind w:left="708" w:firstLine="0"/>
      </w:pPr>
      <w:r>
        <w:t>Probando, arrancando desde una unidad USB, sino arranca es porque la arquitectura no se corresponde</w:t>
      </w:r>
    </w:p>
    <w:p w14:paraId="7B5F50AB" w14:textId="77777777" w:rsidR="00824D87" w:rsidRDefault="00824D87" w:rsidP="00F91558"/>
    <w:p w14:paraId="32722C86" w14:textId="49517276" w:rsidR="00540D6F" w:rsidRPr="00794B8C" w:rsidRDefault="00540D6F" w:rsidP="00F91558">
      <w:pPr>
        <w:pStyle w:val="Ttulo3"/>
        <w:numPr>
          <w:ilvl w:val="0"/>
          <w:numId w:val="6"/>
        </w:numPr>
      </w:pPr>
      <w:r w:rsidRPr="00794B8C">
        <w:t>Tengo un ordenador con Ubuntu instalado ¿Qué podría faltar para decir que empleo sólo software libre?</w:t>
      </w:r>
    </w:p>
    <w:p w14:paraId="3527E611" w14:textId="3437DE88" w:rsidR="00540D6F" w:rsidRDefault="00540D6F" w:rsidP="00F91558">
      <w:r>
        <w:t>La BIOS y el Linux Libre.</w:t>
      </w:r>
    </w:p>
    <w:p w14:paraId="32786328" w14:textId="77777777" w:rsidR="006249BF" w:rsidRDefault="006249BF" w:rsidP="00F91558"/>
    <w:p w14:paraId="2788ED18" w14:textId="77777777" w:rsidR="00EE4CBC" w:rsidRDefault="00EE4CBC" w:rsidP="00F91558"/>
    <w:p w14:paraId="508C37C8" w14:textId="77777777" w:rsidR="00EE4CBC" w:rsidRDefault="00EE4CBC" w:rsidP="00F91558"/>
    <w:p w14:paraId="233E33C6" w14:textId="5631575E" w:rsidR="00EE4CBC" w:rsidRDefault="00EE4CBC" w:rsidP="00F91558"/>
    <w:p w14:paraId="787EC5C8" w14:textId="77777777" w:rsidR="00EE4CBC" w:rsidRDefault="00EE4CBC" w:rsidP="00F91558"/>
    <w:p w14:paraId="235814F1" w14:textId="77777777" w:rsidR="00EE4CBC" w:rsidRDefault="00EE4CBC" w:rsidP="00F91558"/>
    <w:p w14:paraId="411DCA59" w14:textId="0641DF77" w:rsidR="006249BF" w:rsidRPr="00794B8C" w:rsidRDefault="006249BF" w:rsidP="00F91558">
      <w:pPr>
        <w:pStyle w:val="Ttulo2"/>
      </w:pPr>
      <w:r w:rsidRPr="00794B8C">
        <w:lastRenderedPageBreak/>
        <w:t xml:space="preserve">Práctica </w:t>
      </w:r>
      <w:r>
        <w:t>2</w:t>
      </w:r>
    </w:p>
    <w:p w14:paraId="589B991E" w14:textId="1686537C" w:rsidR="00CA3679" w:rsidRPr="00CA3679" w:rsidRDefault="00CA3679" w:rsidP="00F91558">
      <w:pPr>
        <w:pStyle w:val="Ttulo3"/>
        <w:numPr>
          <w:ilvl w:val="0"/>
          <w:numId w:val="5"/>
        </w:numPr>
      </w:pPr>
      <w:r w:rsidRPr="00CA3679">
        <w:t>¿Qué es una máquina virtual?</w:t>
      </w:r>
    </w:p>
    <w:p w14:paraId="644E0244" w14:textId="77777777" w:rsidR="00CA3679" w:rsidRDefault="00CA3679" w:rsidP="00F91558">
      <w:r w:rsidRPr="00CA3679">
        <w:t>Es un software que es capaz de emular cualquier tipo de SO</w:t>
      </w:r>
    </w:p>
    <w:p w14:paraId="63EDE045" w14:textId="77777777" w:rsidR="00272D4F" w:rsidRPr="00CA3679" w:rsidRDefault="00272D4F" w:rsidP="00F91558"/>
    <w:p w14:paraId="1FB9D9E6" w14:textId="55DA1CC3" w:rsidR="00CA3679" w:rsidRPr="00CA3679" w:rsidRDefault="00CA3679" w:rsidP="00F91558">
      <w:pPr>
        <w:pStyle w:val="Ttulo3"/>
        <w:numPr>
          <w:ilvl w:val="0"/>
          <w:numId w:val="5"/>
        </w:numPr>
      </w:pPr>
      <w:r w:rsidRPr="00CA3679">
        <w:t xml:space="preserve">¿Qué modos de “virtualizar” se pueden implementar? (Pista: Hipervisor) </w:t>
      </w:r>
    </w:p>
    <w:p w14:paraId="37E91550" w14:textId="77777777" w:rsidR="00CA3679" w:rsidRPr="00CA3679" w:rsidRDefault="00CA3679" w:rsidP="00F91558">
      <w:r w:rsidRPr="00CA3679">
        <w:t>Tenemos distintos modos:</w:t>
      </w:r>
    </w:p>
    <w:p w14:paraId="03E35FDB" w14:textId="77777777" w:rsidR="00CA3679" w:rsidRPr="00CA3679" w:rsidRDefault="00CA3679" w:rsidP="00F91558">
      <w:r w:rsidRPr="00CA3679">
        <w:tab/>
        <w:t>-Virtualización de los datos</w:t>
      </w:r>
    </w:p>
    <w:p w14:paraId="44E0F41A" w14:textId="77777777" w:rsidR="00CA3679" w:rsidRPr="00CA3679" w:rsidRDefault="00CA3679" w:rsidP="00F91558">
      <w:r w:rsidRPr="00CA3679">
        <w:tab/>
        <w:t>-Virtualización de escritorio</w:t>
      </w:r>
    </w:p>
    <w:p w14:paraId="05017559" w14:textId="77777777" w:rsidR="00CA3679" w:rsidRPr="00CA3679" w:rsidRDefault="00CA3679" w:rsidP="00F91558">
      <w:r w:rsidRPr="00CA3679">
        <w:tab/>
        <w:t>-Virtualización de servidores</w:t>
      </w:r>
    </w:p>
    <w:p w14:paraId="23FF7A07" w14:textId="77777777" w:rsidR="00CA3679" w:rsidRPr="00CA3679" w:rsidRDefault="00CA3679" w:rsidP="00F91558">
      <w:r w:rsidRPr="00CA3679">
        <w:tab/>
        <w:t>-Virtualización de SO</w:t>
      </w:r>
    </w:p>
    <w:p w14:paraId="1AF915D8" w14:textId="77777777" w:rsidR="00CA3679" w:rsidRPr="00CA3679" w:rsidRDefault="00CA3679" w:rsidP="00F91558">
      <w:r w:rsidRPr="00CA3679">
        <w:tab/>
        <w:t>-Virtualización de Funciones de Red</w:t>
      </w:r>
    </w:p>
    <w:p w14:paraId="32E89AEC" w14:textId="77777777" w:rsidR="00272D4F" w:rsidRDefault="00272D4F" w:rsidP="00F91558"/>
    <w:p w14:paraId="60C7B4E4" w14:textId="01928640" w:rsidR="00CA3679" w:rsidRPr="00CA3679" w:rsidRDefault="00CA3679" w:rsidP="00F91558">
      <w:pPr>
        <w:pStyle w:val="Ttulo3"/>
        <w:numPr>
          <w:ilvl w:val="0"/>
          <w:numId w:val="5"/>
        </w:numPr>
      </w:pPr>
      <w:r w:rsidRPr="00CA3679">
        <w:t>¿Qué son IVT y AMD-V?</w:t>
      </w:r>
    </w:p>
    <w:p w14:paraId="68737C39" w14:textId="77777777" w:rsidR="00CA3679" w:rsidRPr="00CA3679" w:rsidRDefault="00CA3679" w:rsidP="00F91558">
      <w:r w:rsidRPr="00CA3679">
        <w:t>Son características de virtualización de CPU</w:t>
      </w:r>
    </w:p>
    <w:p w14:paraId="3171780A" w14:textId="77777777" w:rsidR="00CA3679" w:rsidRPr="00CA3679" w:rsidRDefault="00CA3679" w:rsidP="00F91558">
      <w:r w:rsidRPr="00CA3679">
        <w:t>IVT: viene de Intel VT, proporcionada por la CPU de intel</w:t>
      </w:r>
    </w:p>
    <w:p w14:paraId="6916EF99" w14:textId="77777777" w:rsidR="00CA3679" w:rsidRPr="00CA3679" w:rsidRDefault="00CA3679" w:rsidP="00F91558">
      <w:r w:rsidRPr="00CA3679">
        <w:t>AMD-V: proporcionada por la CPU de AMD</w:t>
      </w:r>
    </w:p>
    <w:p w14:paraId="6C2E0C78" w14:textId="77777777" w:rsidR="00272D4F" w:rsidRDefault="00272D4F" w:rsidP="00F91558"/>
    <w:p w14:paraId="2FF2A3DD" w14:textId="2197C7B3" w:rsidR="00CA3679" w:rsidRPr="00CA3679" w:rsidRDefault="00496319" w:rsidP="00F91558">
      <w:pPr>
        <w:pStyle w:val="Ttulo3"/>
        <w:numPr>
          <w:ilvl w:val="0"/>
          <w:numId w:val="5"/>
        </w:numPr>
      </w:pPr>
      <w:r w:rsidRPr="00496319">
        <w:rPr>
          <w:highlight w:val="yellow"/>
        </w:rPr>
        <w:t>CAE</w:t>
      </w:r>
      <w:r>
        <w:t xml:space="preserve"> </w:t>
      </w:r>
      <w:r w:rsidR="00CA3679" w:rsidRPr="00CA3679">
        <w:t>Comente qué otros productos ofrece VMWare y su diferencia con Player</w:t>
      </w:r>
    </w:p>
    <w:p w14:paraId="0A85229D" w14:textId="52420E80" w:rsidR="00CA3679" w:rsidRPr="00CA3679" w:rsidRDefault="00CA3679" w:rsidP="00F91558">
      <w:pPr>
        <w:ind w:left="708" w:firstLine="0"/>
      </w:pPr>
      <w:r w:rsidRPr="00CA3679">
        <w:t>VMWare ofrece una amplia gama de productos: aplicaciones, entornos en</w:t>
      </w:r>
      <w:r w:rsidR="00E8643C">
        <w:t xml:space="preserve"> </w:t>
      </w:r>
      <w:r w:rsidRPr="00CA3679">
        <w:t>multinube</w:t>
      </w:r>
      <w:r w:rsidR="00AA14A4">
        <w:t>.</w:t>
      </w:r>
    </w:p>
    <w:p w14:paraId="308DA5E5" w14:textId="2ED9FAE1" w:rsidR="00CA3679" w:rsidRPr="00CA3679" w:rsidRDefault="00CA3679" w:rsidP="00F91558">
      <w:r w:rsidRPr="00CA3679">
        <w:t>Player ofrece más prestaciones y de manera gratuita que VMWare</w:t>
      </w:r>
      <w:r w:rsidR="00E8643C">
        <w:t>.</w:t>
      </w:r>
    </w:p>
    <w:p w14:paraId="45221942" w14:textId="7B7A612D" w:rsidR="00CA3679" w:rsidRPr="00CA3679" w:rsidRDefault="00CA3679" w:rsidP="00F91558">
      <w:r w:rsidRPr="00CA3679">
        <w:t>La principal diferencia entre ambos es la facilidad de uso</w:t>
      </w:r>
      <w:r w:rsidR="00E8643C">
        <w:t>.</w:t>
      </w:r>
    </w:p>
    <w:p w14:paraId="30879A08" w14:textId="77777777" w:rsidR="00AA14A4" w:rsidRDefault="00AA14A4" w:rsidP="00F91558"/>
    <w:p w14:paraId="482FD55D" w14:textId="22F90150" w:rsidR="00CA3679" w:rsidRPr="00CA3679" w:rsidRDefault="00127BE2" w:rsidP="00F91558">
      <w:pPr>
        <w:pStyle w:val="Ttulo3"/>
        <w:numPr>
          <w:ilvl w:val="0"/>
          <w:numId w:val="5"/>
        </w:numPr>
      </w:pPr>
      <w:r w:rsidRPr="00127BE2">
        <w:rPr>
          <w:highlight w:val="yellow"/>
        </w:rPr>
        <w:t>CAE</w:t>
      </w:r>
      <w:r>
        <w:t xml:space="preserve"> </w:t>
      </w:r>
      <w:r w:rsidR="00CA3679" w:rsidRPr="00CA3679">
        <w:t>¿Cuál es la diferencia entre ambos? (Pista: archivos grandes)</w:t>
      </w:r>
    </w:p>
    <w:p w14:paraId="6E192933" w14:textId="77777777" w:rsidR="00CA3679" w:rsidRPr="00CA3679" w:rsidRDefault="00CA3679" w:rsidP="00F91558">
      <w:r w:rsidRPr="00CA3679">
        <w:t>Con VB, se requiere más configuración para dicha máquina.</w:t>
      </w:r>
    </w:p>
    <w:p w14:paraId="564E7041" w14:textId="654AFF44" w:rsidR="00CA3679" w:rsidRPr="00CA3679" w:rsidRDefault="00CA3679" w:rsidP="00F91558">
      <w:r w:rsidRPr="00CA3679">
        <w:t>VB puede guardar el estado de la máquina</w:t>
      </w:r>
      <w:r w:rsidR="00E8643C">
        <w:t>.</w:t>
      </w:r>
    </w:p>
    <w:p w14:paraId="1A3548A7" w14:textId="092FCE37" w:rsidR="00CA3679" w:rsidRPr="00CA3679" w:rsidRDefault="00CA3679" w:rsidP="00F91558">
      <w:r w:rsidRPr="00CA3679">
        <w:t>Rendimiento, VB tiene más rendimiento que Player</w:t>
      </w:r>
      <w:r w:rsidR="00E8643C">
        <w:t>.</w:t>
      </w:r>
    </w:p>
    <w:p w14:paraId="0930FCBF" w14:textId="77777777" w:rsidR="00CA3679" w:rsidRPr="00CA3679" w:rsidRDefault="00CA3679" w:rsidP="00F91558">
      <w:r w:rsidRPr="00CA3679">
        <w:t>Soporte, VMWare tiene soporte para una amplia variedad de SO que Player</w:t>
      </w:r>
    </w:p>
    <w:p w14:paraId="375CE934" w14:textId="77777777" w:rsidR="00CA3679" w:rsidRPr="00CA3679" w:rsidRDefault="00CA3679" w:rsidP="00F91558">
      <w:pPr>
        <w:ind w:left="708" w:firstLine="0"/>
      </w:pPr>
      <w:r w:rsidRPr="00CA3679">
        <w:rPr>
          <w:b/>
          <w:bCs/>
        </w:rPr>
        <w:t xml:space="preserve">INCISO: KVM Kernerl Virtual Machine: </w:t>
      </w:r>
      <w:r w:rsidRPr="00CA3679">
        <w:t>forman parte del kernel del SO que nos posibilita el funcionamiento de la máquina virtual</w:t>
      </w:r>
    </w:p>
    <w:p w14:paraId="026B441D" w14:textId="77777777" w:rsidR="00CA3679" w:rsidRPr="00CA3679" w:rsidRDefault="00CA3679" w:rsidP="00F91558">
      <w:r w:rsidRPr="00CA3679">
        <w:t>VB no permite emular una arquitectura en si</w:t>
      </w:r>
    </w:p>
    <w:p w14:paraId="769175AB" w14:textId="77777777" w:rsidR="00AA14A4" w:rsidRDefault="00AA14A4" w:rsidP="00F91558"/>
    <w:p w14:paraId="6820C64E" w14:textId="465C462C" w:rsidR="00CA3679" w:rsidRPr="00CA3679" w:rsidRDefault="00CA3679" w:rsidP="00F91558">
      <w:pPr>
        <w:pStyle w:val="Ttulo3"/>
        <w:numPr>
          <w:ilvl w:val="0"/>
          <w:numId w:val="5"/>
        </w:numPr>
      </w:pPr>
      <w:r w:rsidRPr="00CA3679">
        <w:t>Enumere las versiones de este producto y los años en los que fueron presentadas.</w:t>
      </w:r>
    </w:p>
    <w:p w14:paraId="4C6479E6" w14:textId="77777777" w:rsidR="00CA3679" w:rsidRPr="00CA3679" w:rsidRDefault="00CA3679" w:rsidP="00F91558">
      <w:pPr>
        <w:pStyle w:val="Prrafodelista"/>
        <w:numPr>
          <w:ilvl w:val="0"/>
          <w:numId w:val="2"/>
        </w:numPr>
      </w:pPr>
      <w:r w:rsidRPr="00CA3679">
        <w:t>2000. WINDOWS 2000 SERVER</w:t>
      </w:r>
    </w:p>
    <w:p w14:paraId="45A55C0C" w14:textId="77777777" w:rsidR="00CA3679" w:rsidRPr="00CA3679" w:rsidRDefault="00CA3679" w:rsidP="00F91558">
      <w:pPr>
        <w:pStyle w:val="Prrafodelista"/>
        <w:numPr>
          <w:ilvl w:val="0"/>
          <w:numId w:val="2"/>
        </w:numPr>
      </w:pPr>
      <w:r w:rsidRPr="00CA3679">
        <w:t>WINDOWS SERVER 2003</w:t>
      </w:r>
    </w:p>
    <w:p w14:paraId="73C91CFC" w14:textId="77777777" w:rsidR="00CA3679" w:rsidRPr="00CA3679" w:rsidRDefault="00CA3679" w:rsidP="00F91558">
      <w:pPr>
        <w:pStyle w:val="Prrafodelista"/>
        <w:numPr>
          <w:ilvl w:val="0"/>
          <w:numId w:val="2"/>
        </w:numPr>
      </w:pPr>
      <w:r w:rsidRPr="00CA3679">
        <w:t>WINDOWS SERVER 2008 ()</w:t>
      </w:r>
    </w:p>
    <w:p w14:paraId="0569ED95" w14:textId="77777777" w:rsidR="00CA3679" w:rsidRPr="00CA3679" w:rsidRDefault="00CA3679" w:rsidP="00F91558">
      <w:pPr>
        <w:pStyle w:val="Prrafodelista"/>
        <w:numPr>
          <w:ilvl w:val="0"/>
          <w:numId w:val="2"/>
        </w:numPr>
      </w:pPr>
      <w:r w:rsidRPr="00CA3679">
        <w:t>WINDOWS SERVER R2 2009</w:t>
      </w:r>
    </w:p>
    <w:p w14:paraId="4BCC0E52" w14:textId="77777777" w:rsidR="00CA3679" w:rsidRPr="00824D87" w:rsidRDefault="00CA3679" w:rsidP="00F91558">
      <w:pPr>
        <w:pStyle w:val="Prrafodelista"/>
        <w:numPr>
          <w:ilvl w:val="0"/>
          <w:numId w:val="2"/>
        </w:numPr>
        <w:rPr>
          <w:lang w:val="en-GB"/>
        </w:rPr>
      </w:pPr>
      <w:r w:rsidRPr="00824D87">
        <w:rPr>
          <w:lang w:val="en-GB"/>
        </w:rPr>
        <w:t>WINDOWS SERVER 2012 BASADO EN WINDOWS 8</w:t>
      </w:r>
    </w:p>
    <w:p w14:paraId="6E4E4B89" w14:textId="77777777" w:rsidR="00CA3679" w:rsidRPr="00CA3679" w:rsidRDefault="00CA3679" w:rsidP="00F91558">
      <w:pPr>
        <w:pStyle w:val="Prrafodelista"/>
        <w:numPr>
          <w:ilvl w:val="0"/>
          <w:numId w:val="2"/>
        </w:numPr>
      </w:pPr>
      <w:r w:rsidRPr="00CA3679">
        <w:t>WINDOWS SERVER 2012 R2</w:t>
      </w:r>
    </w:p>
    <w:p w14:paraId="4CB4A840" w14:textId="77777777" w:rsidR="00CA3679" w:rsidRPr="00824D87" w:rsidRDefault="00CA3679" w:rsidP="00F91558">
      <w:pPr>
        <w:pStyle w:val="Prrafodelista"/>
        <w:numPr>
          <w:ilvl w:val="0"/>
          <w:numId w:val="2"/>
        </w:numPr>
        <w:rPr>
          <w:lang w:val="en-GB"/>
        </w:rPr>
      </w:pPr>
      <w:r w:rsidRPr="00824D87">
        <w:rPr>
          <w:lang w:val="en-GB"/>
        </w:rPr>
        <w:t>WINDOWS SERVER 2016 BASADO EN WINDOWS 10</w:t>
      </w:r>
    </w:p>
    <w:p w14:paraId="49A7853A" w14:textId="77777777" w:rsidR="00CA3679" w:rsidRPr="00824D87" w:rsidRDefault="00CA3679" w:rsidP="00F91558">
      <w:pPr>
        <w:pStyle w:val="Prrafodelista"/>
        <w:numPr>
          <w:ilvl w:val="0"/>
          <w:numId w:val="2"/>
        </w:numPr>
        <w:rPr>
          <w:lang w:val="en-GB"/>
        </w:rPr>
      </w:pPr>
      <w:r w:rsidRPr="00824D87">
        <w:rPr>
          <w:lang w:val="en-GB"/>
        </w:rPr>
        <w:t>WINDOWS SERVER 2019 BASADO EN WINDOWS 10</w:t>
      </w:r>
    </w:p>
    <w:p w14:paraId="3AAEE414" w14:textId="77777777" w:rsidR="00CA3679" w:rsidRPr="00824D87" w:rsidRDefault="00CA3679" w:rsidP="00F91558">
      <w:pPr>
        <w:pStyle w:val="Prrafodelista"/>
        <w:numPr>
          <w:ilvl w:val="0"/>
          <w:numId w:val="2"/>
        </w:numPr>
        <w:rPr>
          <w:lang w:val="en-GB"/>
        </w:rPr>
      </w:pPr>
      <w:r w:rsidRPr="00824D87">
        <w:rPr>
          <w:lang w:val="en-GB"/>
        </w:rPr>
        <w:t>WINDOWS SERVER 2022 BASADO EN WINDOWS 10</w:t>
      </w:r>
    </w:p>
    <w:p w14:paraId="560B0788" w14:textId="7ED8DF22" w:rsidR="00F5180E" w:rsidRDefault="00CA3679" w:rsidP="00F91558">
      <w:pPr>
        <w:pStyle w:val="Prrafodelista"/>
        <w:numPr>
          <w:ilvl w:val="0"/>
          <w:numId w:val="2"/>
        </w:numPr>
        <w:rPr>
          <w:lang w:val="en-GB"/>
        </w:rPr>
      </w:pPr>
      <w:r w:rsidRPr="00824D87">
        <w:rPr>
          <w:lang w:val="en-GB"/>
        </w:rPr>
        <w:t>WINDOWS SERVER 2022 BASADO EN WINDOWS 11</w:t>
      </w:r>
    </w:p>
    <w:p w14:paraId="375CBAAE" w14:textId="77777777" w:rsidR="00F5180E" w:rsidRPr="00F5180E" w:rsidRDefault="00F5180E" w:rsidP="00F91558">
      <w:pPr>
        <w:rPr>
          <w:lang w:val="en-GB"/>
        </w:rPr>
      </w:pPr>
    </w:p>
    <w:p w14:paraId="154C51E7" w14:textId="1EC3047F" w:rsidR="00CA3679" w:rsidRPr="00CA3679" w:rsidRDefault="00CA3679" w:rsidP="00F91558">
      <w:pPr>
        <w:pStyle w:val="Ttulo3"/>
        <w:numPr>
          <w:ilvl w:val="0"/>
          <w:numId w:val="5"/>
        </w:numPr>
      </w:pPr>
      <w:r w:rsidRPr="00CA3679">
        <w:t>¿Qué empre</w:t>
      </w:r>
      <w:r w:rsidR="00127BE2">
        <w:tab/>
      </w:r>
      <w:r w:rsidRPr="00CA3679">
        <w:t>sa hay detrás de Ubuntu? ¿De qué distribución parte?</w:t>
      </w:r>
    </w:p>
    <w:p w14:paraId="2BEEB541" w14:textId="77777777" w:rsidR="00CA3679" w:rsidRPr="00CA3679" w:rsidRDefault="00CA3679" w:rsidP="00F91558">
      <w:pPr>
        <w:ind w:left="708" w:firstLine="0"/>
      </w:pPr>
      <w:r w:rsidRPr="00CA3679">
        <w:t>La empresa que hay detrás se llama Canonical LTD, sede en Londres fundada en 2004.</w:t>
      </w:r>
    </w:p>
    <w:p w14:paraId="7FAC4A23" w14:textId="77777777" w:rsidR="00CA3679" w:rsidRPr="00CA3679" w:rsidRDefault="00CA3679" w:rsidP="00F91558">
      <w:r w:rsidRPr="00CA3679">
        <w:t>Parte de la distribución base DEBIAN.</w:t>
      </w:r>
    </w:p>
    <w:p w14:paraId="35FF32CA" w14:textId="77777777" w:rsidR="00BE5E6C" w:rsidRDefault="00BE5E6C" w:rsidP="00F91558"/>
    <w:p w14:paraId="0FA52484" w14:textId="759604A5" w:rsidR="00CA3679" w:rsidRPr="00CA3679" w:rsidRDefault="00CA3679" w:rsidP="00F91558">
      <w:pPr>
        <w:pStyle w:val="Ttulo3"/>
        <w:numPr>
          <w:ilvl w:val="0"/>
          <w:numId w:val="5"/>
        </w:numPr>
      </w:pPr>
      <w:r w:rsidRPr="00CA3679">
        <w:t>¿Qué relación tiene con Red Hat y con el proyecto Fedora?</w:t>
      </w:r>
    </w:p>
    <w:p w14:paraId="4D76A2E9" w14:textId="77777777" w:rsidR="00CA3679" w:rsidRPr="00CA3679" w:rsidRDefault="00CA3679" w:rsidP="00F91558">
      <w:r w:rsidRPr="00CA3679">
        <w:t>La mayoría de ellas se agrupan en dos grandes familias:</w:t>
      </w:r>
    </w:p>
    <w:p w14:paraId="5B549F02" w14:textId="77777777" w:rsidR="00CA3679" w:rsidRPr="00CA3679" w:rsidRDefault="00CA3679" w:rsidP="00F91558">
      <w:pPr>
        <w:pStyle w:val="Prrafodelista"/>
        <w:numPr>
          <w:ilvl w:val="0"/>
          <w:numId w:val="3"/>
        </w:numPr>
      </w:pPr>
      <w:r w:rsidRPr="00CA3679">
        <w:t>Debian (Su paquete de instalación apt) ubuntu</w:t>
      </w:r>
    </w:p>
    <w:p w14:paraId="5864EBD0" w14:textId="77777777" w:rsidR="00CA3679" w:rsidRPr="00CA3679" w:rsidRDefault="00CA3679" w:rsidP="00F91558">
      <w:pPr>
        <w:pStyle w:val="Prrafodelista"/>
        <w:numPr>
          <w:ilvl w:val="0"/>
          <w:numId w:val="3"/>
        </w:numPr>
      </w:pPr>
      <w:r w:rsidRPr="00CA3679">
        <w:t>Red Hat (Su paquete de instalación yum) fedora</w:t>
      </w:r>
    </w:p>
    <w:p w14:paraId="26F958CA" w14:textId="77777777" w:rsidR="00BE5E6C" w:rsidRDefault="00BE5E6C" w:rsidP="00F91558"/>
    <w:p w14:paraId="32B76D78" w14:textId="56B95371" w:rsidR="00CA3679" w:rsidRPr="00CA3679" w:rsidRDefault="00127BE2" w:rsidP="00F91558">
      <w:pPr>
        <w:pStyle w:val="Ttulo3"/>
        <w:numPr>
          <w:ilvl w:val="0"/>
          <w:numId w:val="5"/>
        </w:numPr>
      </w:pPr>
      <w:r w:rsidRPr="00127BE2">
        <w:rPr>
          <w:highlight w:val="yellow"/>
        </w:rPr>
        <w:t>CAE</w:t>
      </w:r>
      <w:r>
        <w:t xml:space="preserve"> </w:t>
      </w:r>
      <w:r w:rsidR="00CA3679" w:rsidRPr="00CA3679">
        <w:t>¿Qué es LVM (Logical Volume Management? ¿Qué ventaja tiene para un servidor de gama baja? (</w:t>
      </w:r>
      <w:hyperlink r:id="rId5" w:history="1">
        <w:r w:rsidR="00CA3679" w:rsidRPr="00CA3679">
          <w:rPr>
            <w:rStyle w:val="Hipervnculo"/>
          </w:rPr>
          <w:t>http://www.tldp.org/HOWTO/LVM-HOWTO/benefitsoflvmsmall.html</w:t>
        </w:r>
      </w:hyperlink>
      <w:r w:rsidR="00CA3679" w:rsidRPr="00CA3679">
        <w:t>)</w:t>
      </w:r>
    </w:p>
    <w:p w14:paraId="41EF6571" w14:textId="77777777" w:rsidR="00CA3679" w:rsidRPr="00CA3679" w:rsidRDefault="00CA3679" w:rsidP="00F91558">
      <w:r w:rsidRPr="00CA3679">
        <w:t>Volumen de Memoria Virtual, definirlo.</w:t>
      </w:r>
    </w:p>
    <w:p w14:paraId="18137985" w14:textId="77777777" w:rsidR="00CA3679" w:rsidRPr="00CA3679" w:rsidRDefault="00CA3679" w:rsidP="00643D43">
      <w:pPr>
        <w:ind w:left="708" w:firstLine="0"/>
      </w:pPr>
      <w:r w:rsidRPr="00CA3679">
        <w:t>Ventaja: al no ser partición principal, la vamos a poder reajustar una vez que el SO está en marcha.</w:t>
      </w:r>
    </w:p>
    <w:p w14:paraId="263EA0F1" w14:textId="77777777" w:rsidR="00BE5E6C" w:rsidRDefault="00BE5E6C" w:rsidP="00F91558"/>
    <w:p w14:paraId="3E299226" w14:textId="18035FF0" w:rsidR="00CA3679" w:rsidRPr="00CA3679" w:rsidRDefault="00CA3679" w:rsidP="00F91558">
      <w:pPr>
        <w:pStyle w:val="Ttulo3"/>
        <w:numPr>
          <w:ilvl w:val="0"/>
          <w:numId w:val="5"/>
        </w:numPr>
      </w:pPr>
      <w:r w:rsidRPr="00CA3679">
        <w:t>¿Qué diferencia existe entre telnet y ssh?</w:t>
      </w:r>
    </w:p>
    <w:p w14:paraId="5BD8836F" w14:textId="3C948CA8" w:rsidR="00CA3679" w:rsidRPr="00CA3679" w:rsidRDefault="00B608F5" w:rsidP="00F91558">
      <w:r w:rsidRPr="00B608F5">
        <w:t>El ssh es m</w:t>
      </w:r>
      <w:r>
        <w:t>Á</w:t>
      </w:r>
      <w:r w:rsidRPr="00B608F5">
        <w:t>s seguro que el telnet debido a que es cifrado</w:t>
      </w:r>
    </w:p>
    <w:p w14:paraId="1C372C0B" w14:textId="77777777" w:rsidR="00CA3679" w:rsidRPr="00CA3679" w:rsidRDefault="00CA3679" w:rsidP="00F91558"/>
    <w:p w14:paraId="0BA158FF" w14:textId="386A8C53" w:rsidR="00CA3679" w:rsidRDefault="00CA3679" w:rsidP="00F91558">
      <w:pPr>
        <w:pStyle w:val="Ttulo3"/>
        <w:numPr>
          <w:ilvl w:val="0"/>
          <w:numId w:val="5"/>
        </w:numPr>
      </w:pPr>
      <w:r w:rsidRPr="00CA3679">
        <w:t>¿Qué instalamos con el servicio LAMP?</w:t>
      </w:r>
    </w:p>
    <w:p w14:paraId="1C6D5C42" w14:textId="56D9A11F" w:rsidR="00BE5E6C" w:rsidRPr="00B608F5" w:rsidRDefault="00B608F5" w:rsidP="00F91558">
      <w:pPr>
        <w:rPr>
          <w:lang w:val="en-GB"/>
        </w:rPr>
      </w:pPr>
      <w:r w:rsidRPr="002E6127">
        <w:rPr>
          <w:lang w:val="en-GB"/>
        </w:rPr>
        <w:t>L = Linux.</w:t>
      </w:r>
      <w:r w:rsidR="002E6127" w:rsidRPr="002E6127">
        <w:rPr>
          <w:lang w:val="en-GB"/>
        </w:rPr>
        <w:t xml:space="preserve"> </w:t>
      </w:r>
      <w:r w:rsidRPr="00B608F5">
        <w:rPr>
          <w:lang w:val="en-GB"/>
        </w:rPr>
        <w:t>A = Apache.</w:t>
      </w:r>
      <w:r w:rsidR="002E6127" w:rsidRPr="002E6127">
        <w:rPr>
          <w:lang w:val="en-GB"/>
        </w:rPr>
        <w:t xml:space="preserve"> </w:t>
      </w:r>
      <w:r w:rsidRPr="00B608F5">
        <w:rPr>
          <w:lang w:val="en-GB"/>
        </w:rPr>
        <w:t xml:space="preserve">M </w:t>
      </w:r>
      <w:r>
        <w:rPr>
          <w:lang w:val="en-GB"/>
        </w:rPr>
        <w:t>=</w:t>
      </w:r>
      <w:r w:rsidRPr="00B608F5">
        <w:rPr>
          <w:lang w:val="en-GB"/>
        </w:rPr>
        <w:t xml:space="preserve"> MyS</w:t>
      </w:r>
      <w:r>
        <w:rPr>
          <w:lang w:val="en-GB"/>
        </w:rPr>
        <w:t>QL.</w:t>
      </w:r>
      <w:r w:rsidR="002E6127">
        <w:rPr>
          <w:lang w:val="en-GB"/>
        </w:rPr>
        <w:t xml:space="preserve"> </w:t>
      </w:r>
      <w:r w:rsidRPr="00B608F5">
        <w:rPr>
          <w:lang w:val="en-GB"/>
        </w:rPr>
        <w:t xml:space="preserve">T </w:t>
      </w:r>
      <w:r>
        <w:rPr>
          <w:lang w:val="en-GB"/>
        </w:rPr>
        <w:t>=</w:t>
      </w:r>
      <w:r w:rsidRPr="00B608F5">
        <w:rPr>
          <w:lang w:val="en-GB"/>
        </w:rPr>
        <w:t xml:space="preserve"> THP</w:t>
      </w:r>
      <w:r>
        <w:rPr>
          <w:lang w:val="en-GB"/>
        </w:rPr>
        <w:t>.</w:t>
      </w:r>
    </w:p>
    <w:p w14:paraId="50F340A6" w14:textId="77777777" w:rsidR="00BE5E6C" w:rsidRPr="00B608F5" w:rsidRDefault="00BE5E6C" w:rsidP="00F91558">
      <w:pPr>
        <w:rPr>
          <w:lang w:val="en-GB"/>
        </w:rPr>
      </w:pPr>
    </w:p>
    <w:p w14:paraId="38841A80" w14:textId="504EED47" w:rsidR="00CA3679" w:rsidRDefault="00CA3679" w:rsidP="00F91558">
      <w:pPr>
        <w:pStyle w:val="Ttulo3"/>
        <w:numPr>
          <w:ilvl w:val="0"/>
          <w:numId w:val="5"/>
        </w:numPr>
      </w:pPr>
      <w:r w:rsidRPr="00CA3679">
        <w:t>¿Con qué opción establecemos una red local con la máquina anfitriona?</w:t>
      </w:r>
      <w:r w:rsidR="00EE4CBC">
        <w:t xml:space="preserve"> </w:t>
      </w:r>
      <w:r w:rsidRPr="00CA3679">
        <w:t>¿Con qué opción podemos compartir la conexión a Internet? Añada un nuevo</w:t>
      </w:r>
      <w:r w:rsidR="00EE4CBC">
        <w:t xml:space="preserve"> </w:t>
      </w:r>
      <w:r w:rsidRPr="00CA3679">
        <w:t>adaptador de Red para crear una red entre la máquina invitada y la anfitriona, tal que</w:t>
      </w:r>
      <w:r w:rsidR="00EE4CBC">
        <w:t xml:space="preserve"> </w:t>
      </w:r>
      <w:r w:rsidRPr="00CA3679">
        <w:t>tendremos dos adaptadores, uno conectado como modo NAT y otro como modo</w:t>
      </w:r>
      <w:r w:rsidR="00EE4CBC">
        <w:t xml:space="preserve"> </w:t>
      </w:r>
      <w:r w:rsidRPr="00CA3679">
        <w:t>puente utilizando como interfaz vmnet1.</w:t>
      </w:r>
    </w:p>
    <w:p w14:paraId="6CA60EC8" w14:textId="77777777" w:rsidR="00C54CA6" w:rsidRPr="00C54CA6" w:rsidRDefault="00C54CA6" w:rsidP="00F91558">
      <w:pPr>
        <w:pStyle w:val="Prrafodelista"/>
        <w:ind w:firstLine="0"/>
        <w:rPr>
          <w:rFonts w:asciiTheme="minorHAnsi" w:hAnsiTheme="minorHAnsi"/>
          <w:sz w:val="22"/>
          <w:szCs w:val="22"/>
        </w:rPr>
      </w:pPr>
      <w:r>
        <w:t>Cuando queramos cambia el hardware hay que apagar la maquina por completo sin que se guarde el estado. En la máquina virtual, red, incluimos un adaptador nuevo, uno estará configurado como NAT y el otro estará configurado como adaptador puente.</w:t>
      </w:r>
    </w:p>
    <w:p w14:paraId="63572157" w14:textId="77777777" w:rsidR="00EE4CBC" w:rsidRPr="00EE4CBC" w:rsidRDefault="00EE4CBC" w:rsidP="00F91558"/>
    <w:p w14:paraId="3C5FA564" w14:textId="4D5DC1C2" w:rsidR="00CA3679" w:rsidRDefault="00CA3679" w:rsidP="00F91558">
      <w:pPr>
        <w:pStyle w:val="Ttulo3"/>
        <w:numPr>
          <w:ilvl w:val="0"/>
          <w:numId w:val="5"/>
        </w:numPr>
      </w:pPr>
      <w:r w:rsidRPr="00CA3679">
        <w:t>¿Cómo podemos ver que ambas máquinas están conectadas en la</w:t>
      </w:r>
      <w:r w:rsidR="00EE4CBC">
        <w:t xml:space="preserve"> </w:t>
      </w:r>
      <w:r w:rsidRPr="00EE4CBC">
        <w:t xml:space="preserve">misma red local? </w:t>
      </w:r>
      <w:r w:rsidRPr="00EE4CBC">
        <w:rPr>
          <w:lang w:val="en-GB"/>
        </w:rPr>
        <w:t>(Pistas: ping, ifconfig, /etc/netplan/*.yaml, netplan apply, systemctl …</w:t>
      </w:r>
      <w:r w:rsidR="00EE4CBC">
        <w:rPr>
          <w:lang w:val="en-GB"/>
        </w:rPr>
        <w:t xml:space="preserve"> </w:t>
      </w:r>
      <w:r w:rsidRPr="00EE4CBC">
        <w:rPr>
          <w:lang w:val="en-GB"/>
        </w:rPr>
        <w:t xml:space="preserve">networking, firewall, icmpv4). </w:t>
      </w:r>
      <w:r w:rsidRPr="00CA3679">
        <w:t>Ilústrelo con capturas de pantalla.</w:t>
      </w:r>
    </w:p>
    <w:p w14:paraId="38ED3A95" w14:textId="77777777" w:rsidR="000F4D98" w:rsidRPr="000F4D98" w:rsidRDefault="000F4D98" w:rsidP="00F91558">
      <w:pPr>
        <w:pStyle w:val="Prrafodelista"/>
        <w:ind w:firstLine="0"/>
        <w:rPr>
          <w:rFonts w:asciiTheme="minorHAnsi" w:hAnsiTheme="minorHAnsi"/>
          <w:sz w:val="22"/>
          <w:szCs w:val="22"/>
        </w:rPr>
      </w:pPr>
      <w:r>
        <w:t>Con un ping de la ip de la otra máquina se compueba si está conectadas en la misma red local.</w:t>
      </w:r>
    </w:p>
    <w:p w14:paraId="21EA88F5" w14:textId="77777777" w:rsidR="00EE4CBC" w:rsidRPr="00EE4CBC" w:rsidRDefault="00EE4CBC" w:rsidP="00F91558"/>
    <w:p w14:paraId="0FD3DAD9" w14:textId="28DE6EEC" w:rsidR="00CA3679" w:rsidRDefault="00C62510" w:rsidP="00F91558">
      <w:pPr>
        <w:pStyle w:val="Ttulo3"/>
        <w:numPr>
          <w:ilvl w:val="0"/>
          <w:numId w:val="5"/>
        </w:numPr>
      </w:pPr>
      <w:r w:rsidRPr="00C62510">
        <w:rPr>
          <w:highlight w:val="magenta"/>
        </w:rPr>
        <w:t>NO CAE</w:t>
      </w:r>
      <w:r>
        <w:t xml:space="preserve"> </w:t>
      </w:r>
      <w:r w:rsidR="00CA3679" w:rsidRPr="00CA3679">
        <w:t>Prepare un resumen (“chuletario”) con los comandos y combinaciones</w:t>
      </w:r>
      <w:r w:rsidR="00EE4CBC">
        <w:t xml:space="preserve"> </w:t>
      </w:r>
      <w:r w:rsidR="00CA3679" w:rsidRPr="00CA3679">
        <w:t>de teclas necesarias para moverse por el contenido del archivo, editarlo, buscar y</w:t>
      </w:r>
      <w:r w:rsidR="00EE4CBC">
        <w:t xml:space="preserve"> </w:t>
      </w:r>
      <w:r w:rsidR="00CA3679" w:rsidRPr="00CA3679">
        <w:t>reemplazar y guardar en los tres editores mencionados.</w:t>
      </w:r>
    </w:p>
    <w:p w14:paraId="0426121B" w14:textId="497E2C31" w:rsidR="00D16D89" w:rsidRPr="00794B8C" w:rsidRDefault="00D16D89" w:rsidP="00F91558">
      <w:pPr>
        <w:pStyle w:val="Ttulo2"/>
      </w:pPr>
      <w:r w:rsidRPr="00794B8C">
        <w:lastRenderedPageBreak/>
        <w:t xml:space="preserve">Práctica </w:t>
      </w:r>
      <w:r>
        <w:t>3</w:t>
      </w:r>
    </w:p>
    <w:p w14:paraId="439156FF" w14:textId="1B594007" w:rsidR="00D16D89" w:rsidRPr="00CA3679" w:rsidRDefault="008D21D1" w:rsidP="00F91558">
      <w:pPr>
        <w:pStyle w:val="Ttulo3"/>
        <w:numPr>
          <w:ilvl w:val="0"/>
          <w:numId w:val="7"/>
        </w:numPr>
      </w:pPr>
      <w:r w:rsidRPr="008D21D1">
        <w:t>Liste los argumentos de apt necesarios para instalar, buscar y eliminar paquetes (Pista: man apt-get ; man apt-cache)</w:t>
      </w:r>
    </w:p>
    <w:p w14:paraId="5166F83A" w14:textId="45B6A29A" w:rsidR="0010226E" w:rsidRDefault="008D21D1" w:rsidP="00F91558">
      <w:r w:rsidRPr="008D21D1">
        <w:t>sudo apt install</w:t>
      </w:r>
      <w:r w:rsidR="00BB3CD2">
        <w:tab/>
      </w:r>
      <w:r w:rsidR="00BB3CD2">
        <w:tab/>
      </w:r>
      <w:r w:rsidR="00BB3CD2">
        <w:tab/>
      </w:r>
      <w:r w:rsidR="00BB3CD2">
        <w:tab/>
      </w:r>
      <w:r w:rsidR="00BB3CD2">
        <w:tab/>
        <w:t>P</w:t>
      </w:r>
      <w:r w:rsidRPr="008D21D1">
        <w:t>ara apt</w:t>
      </w:r>
    </w:p>
    <w:p w14:paraId="1EF0D163" w14:textId="32CCA94C" w:rsidR="008D21D1" w:rsidRPr="00A84952" w:rsidRDefault="008D21D1" w:rsidP="00F91558">
      <w:r w:rsidRPr="00A84952">
        <w:t>sudo apt-get install</w:t>
      </w:r>
      <w:r w:rsidRPr="00A84952">
        <w:tab/>
      </w:r>
      <w:r w:rsidR="00BB3CD2" w:rsidRPr="00A84952">
        <w:tab/>
      </w:r>
      <w:r w:rsidR="00BB3CD2" w:rsidRPr="00A84952">
        <w:tab/>
      </w:r>
      <w:r w:rsidR="00BB3CD2" w:rsidRPr="00A84952">
        <w:tab/>
      </w:r>
      <w:r w:rsidR="00BB3CD2" w:rsidRPr="00A84952">
        <w:tab/>
      </w:r>
      <w:r w:rsidRPr="00A84952">
        <w:t>Instalar paquete</w:t>
      </w:r>
    </w:p>
    <w:p w14:paraId="6B2E4AC5" w14:textId="7DD0CE15" w:rsidR="008D21D1" w:rsidRDefault="008D21D1" w:rsidP="00F91558">
      <w:r w:rsidRPr="00A84952">
        <w:t>sudo apt-cache search</w:t>
      </w:r>
      <w:r w:rsidRPr="00A84952">
        <w:tab/>
      </w:r>
      <w:r w:rsidRPr="00A84952">
        <w:tab/>
      </w:r>
      <w:r w:rsidRPr="00A84952">
        <w:tab/>
      </w:r>
      <w:r w:rsidRPr="00A84952">
        <w:tab/>
      </w:r>
      <w:r>
        <w:t>B</w:t>
      </w:r>
      <w:r w:rsidRPr="008D21D1">
        <w:t>uscar paquete</w:t>
      </w:r>
    </w:p>
    <w:p w14:paraId="0DC226FD" w14:textId="084A496B" w:rsidR="00D16D89" w:rsidRDefault="008D21D1" w:rsidP="00F91558">
      <w:r w:rsidRPr="008D21D1">
        <w:t>sudo apt-get remove</w:t>
      </w:r>
      <w:r>
        <w:tab/>
      </w:r>
      <w:r>
        <w:tab/>
      </w:r>
      <w:r>
        <w:tab/>
      </w:r>
      <w:r>
        <w:tab/>
      </w:r>
      <w:r>
        <w:tab/>
        <w:t>E</w:t>
      </w:r>
      <w:r w:rsidRPr="008D21D1">
        <w:t>liminar paquete</w:t>
      </w:r>
    </w:p>
    <w:p w14:paraId="2F063F48" w14:textId="77777777" w:rsidR="002410EF" w:rsidRDefault="002410EF" w:rsidP="00F91558"/>
    <w:p w14:paraId="7F06AF10" w14:textId="10D413AC" w:rsidR="002410EF" w:rsidRDefault="002410EF" w:rsidP="00F91558">
      <w:pPr>
        <w:pStyle w:val="Ttulo3"/>
        <w:numPr>
          <w:ilvl w:val="0"/>
          <w:numId w:val="7"/>
        </w:numPr>
      </w:pPr>
      <w:r w:rsidRPr="002410EF">
        <w:t>Liste los argumentos de yum necesarios para instalar, buscar y eliminar paquetes (Pista: man yum)</w:t>
      </w:r>
    </w:p>
    <w:p w14:paraId="5D9DA2EC" w14:textId="403C1C5C" w:rsidR="0010226E" w:rsidRDefault="0010226E" w:rsidP="00F91558">
      <w:r w:rsidRPr="0010226E">
        <w:t xml:space="preserve">sudo yum install </w:t>
      </w:r>
      <w:r w:rsidR="00BB3CD2">
        <w:tab/>
      </w:r>
      <w:r w:rsidR="00BB3CD2">
        <w:tab/>
      </w:r>
      <w:r w:rsidR="00BB3CD2">
        <w:tab/>
      </w:r>
      <w:r w:rsidR="00BB3CD2">
        <w:tab/>
      </w:r>
      <w:r w:rsidR="00BB3CD2">
        <w:tab/>
        <w:t>P</w:t>
      </w:r>
      <w:r w:rsidRPr="0010226E">
        <w:t>ara yum</w:t>
      </w:r>
    </w:p>
    <w:p w14:paraId="79B41D21" w14:textId="123048C8" w:rsidR="00BB3CD2" w:rsidRDefault="0010226E" w:rsidP="00F91558">
      <w:r w:rsidRPr="0010226E">
        <w:t>sudo yum install</w:t>
      </w:r>
      <w:r w:rsidR="00BB3CD2">
        <w:tab/>
      </w:r>
      <w:r w:rsidR="00BB3CD2">
        <w:tab/>
      </w:r>
      <w:r w:rsidR="00BB3CD2">
        <w:tab/>
      </w:r>
      <w:r w:rsidR="00BB3CD2">
        <w:tab/>
      </w:r>
      <w:r w:rsidR="00BB3CD2">
        <w:tab/>
        <w:t>I</w:t>
      </w:r>
      <w:r w:rsidRPr="0010226E">
        <w:t>nstalar paquete</w:t>
      </w:r>
    </w:p>
    <w:p w14:paraId="09E11F44" w14:textId="74D10676" w:rsidR="00BB3CD2" w:rsidRDefault="0010226E" w:rsidP="00F91558">
      <w:r w:rsidRPr="0010226E">
        <w:t>sudo yum search</w:t>
      </w:r>
      <w:r w:rsidR="00BB3CD2">
        <w:tab/>
      </w:r>
      <w:r w:rsidR="00BB3CD2">
        <w:tab/>
      </w:r>
      <w:r w:rsidR="00BB3CD2">
        <w:tab/>
      </w:r>
      <w:r w:rsidR="00BB3CD2">
        <w:tab/>
      </w:r>
      <w:r w:rsidR="00BB3CD2">
        <w:tab/>
        <w:t>B</w:t>
      </w:r>
      <w:r w:rsidRPr="0010226E">
        <w:t>uscar paquete</w:t>
      </w:r>
    </w:p>
    <w:p w14:paraId="1AE87C66" w14:textId="616F3F03" w:rsidR="0010226E" w:rsidRDefault="0010226E" w:rsidP="00F91558">
      <w:r w:rsidRPr="0010226E">
        <w:t>sudo yum remove</w:t>
      </w:r>
      <w:r w:rsidR="00BB3CD2">
        <w:tab/>
      </w:r>
      <w:r w:rsidR="00BB3CD2">
        <w:tab/>
      </w:r>
      <w:r w:rsidR="00BB3CD2">
        <w:tab/>
      </w:r>
      <w:r w:rsidR="00BB3CD2">
        <w:tab/>
      </w:r>
      <w:r w:rsidR="00BB3CD2">
        <w:tab/>
        <w:t>B</w:t>
      </w:r>
      <w:r w:rsidRPr="0010226E">
        <w:t>orrar paquete</w:t>
      </w:r>
    </w:p>
    <w:p w14:paraId="6053B80B" w14:textId="77777777" w:rsidR="00927D8B" w:rsidRDefault="00927D8B" w:rsidP="00F91558"/>
    <w:p w14:paraId="4E7FA2AE" w14:textId="2A1CAC0E" w:rsidR="00927D8B" w:rsidRDefault="00927D8B" w:rsidP="00F91558">
      <w:pPr>
        <w:pStyle w:val="Ttulo3"/>
        <w:numPr>
          <w:ilvl w:val="0"/>
          <w:numId w:val="7"/>
        </w:numPr>
      </w:pPr>
      <w:r w:rsidRPr="00927D8B">
        <w:t>¿Cómo se denominan y por quién pueden ser usados los puertos comprendidos entre 1024 y 65535?</w:t>
      </w:r>
    </w:p>
    <w:p w14:paraId="76E06F57" w14:textId="64DF7DBC" w:rsidR="004F4063" w:rsidRPr="00F91558" w:rsidRDefault="004F4063" w:rsidP="00F91558">
      <w:pPr>
        <w:ind w:left="708" w:firstLine="0"/>
      </w:pPr>
      <w:r>
        <w:t>Se denominan IANA (autoridad de asignación de números en internet)</w:t>
      </w:r>
      <w:r w:rsidR="00F91558">
        <w:t xml:space="preserve">. </w:t>
      </w:r>
      <w:r>
        <w:t xml:space="preserve">Divide los </w:t>
      </w:r>
      <w:r w:rsidRPr="00F91558">
        <w:t>puertos comprendidos entre los 1024 y 65535</w:t>
      </w:r>
    </w:p>
    <w:p w14:paraId="553B8F91" w14:textId="77777777" w:rsidR="00F91558" w:rsidRPr="00F91558" w:rsidRDefault="004F4063" w:rsidP="00F91558">
      <w:r w:rsidRPr="00F91558">
        <w:t>Dos mitades:</w:t>
      </w:r>
    </w:p>
    <w:p w14:paraId="32A8978D" w14:textId="480DDAAD" w:rsidR="00F91558" w:rsidRDefault="004F4063" w:rsidP="00F91558">
      <w:pPr>
        <w:pStyle w:val="Prrafodelista"/>
        <w:numPr>
          <w:ilvl w:val="0"/>
          <w:numId w:val="9"/>
        </w:numPr>
      </w:pPr>
      <w:r w:rsidRPr="00F91558">
        <w:t>Puertos registrados</w:t>
      </w:r>
      <w:r>
        <w:t xml:space="preserve">: 1024 </w:t>
      </w:r>
      <w:r w:rsidR="00F91558">
        <w:t>–</w:t>
      </w:r>
      <w:r>
        <w:t xml:space="preserve"> 49151</w:t>
      </w:r>
      <w:r w:rsidR="00F91558">
        <w:t>. A</w:t>
      </w:r>
      <w:r>
        <w:t>signados por la IANA</w:t>
      </w:r>
    </w:p>
    <w:p w14:paraId="3A056BD8" w14:textId="1826DBAF" w:rsidR="004F4063" w:rsidRDefault="004F4063" w:rsidP="00F91558">
      <w:pPr>
        <w:pStyle w:val="Prrafodelista"/>
        <w:numPr>
          <w:ilvl w:val="0"/>
          <w:numId w:val="9"/>
        </w:numPr>
      </w:pPr>
      <w:r>
        <w:t xml:space="preserve">Puertos dinámicos/privados: 49152 </w:t>
      </w:r>
      <w:r w:rsidR="00F91558">
        <w:t>–</w:t>
      </w:r>
      <w:r>
        <w:t xml:space="preserve"> 65535</w:t>
      </w:r>
      <w:r w:rsidR="00F91558">
        <w:t>. A</w:t>
      </w:r>
      <w:r>
        <w:t>signados por el propio</w:t>
      </w:r>
    </w:p>
    <w:p w14:paraId="7D0720BF" w14:textId="77777777" w:rsidR="004F4063" w:rsidRDefault="004F4063" w:rsidP="00914CCF">
      <w:pPr>
        <w:ind w:left="708"/>
      </w:pPr>
      <w:r>
        <w:t>administrador del sistema operativo (nosotros)</w:t>
      </w:r>
    </w:p>
    <w:p w14:paraId="6EBDB175" w14:textId="77777777" w:rsidR="004F4063" w:rsidRDefault="004F4063" w:rsidP="00F91558"/>
    <w:p w14:paraId="4A091FD6" w14:textId="1F285EC0" w:rsidR="004F4063" w:rsidRDefault="004F4063" w:rsidP="00007940">
      <w:pPr>
        <w:pStyle w:val="Ttulo3"/>
        <w:numPr>
          <w:ilvl w:val="0"/>
          <w:numId w:val="7"/>
        </w:numPr>
      </w:pPr>
      <w:r>
        <w:t>Pruebe a abrir y cerrar varios puertos en CentOS y</w:t>
      </w:r>
      <w:r w:rsidR="00007940">
        <w:t xml:space="preserve"> </w:t>
      </w:r>
      <w:r>
        <w:t>Windows Server (En Ubuntu no es necesario). Ilústrelo con capturas</w:t>
      </w:r>
      <w:r w:rsidR="00007940">
        <w:t xml:space="preserve"> </w:t>
      </w:r>
      <w:r>
        <w:t>de pantalla. Asegúrese de abrir el puerto 21, 22 y 80 a los servicios</w:t>
      </w:r>
      <w:r w:rsidR="00007940">
        <w:t xml:space="preserve"> </w:t>
      </w:r>
      <w:r>
        <w:t>asociados por defecto.</w:t>
      </w:r>
    </w:p>
    <w:p w14:paraId="5B173B18" w14:textId="77777777" w:rsidR="004F4063" w:rsidRPr="00F239C0" w:rsidRDefault="004F4063" w:rsidP="00F91558">
      <w:pPr>
        <w:rPr>
          <w:b/>
          <w:bCs/>
        </w:rPr>
      </w:pPr>
      <w:r w:rsidRPr="00F239C0">
        <w:rPr>
          <w:b/>
          <w:bCs/>
        </w:rPr>
        <w:t>Ubuntu:</w:t>
      </w:r>
    </w:p>
    <w:p w14:paraId="2542E635" w14:textId="17E854D3" w:rsidR="004F4063" w:rsidRDefault="00F348A7" w:rsidP="00F91558">
      <w:r>
        <w:t>S</w:t>
      </w:r>
      <w:r w:rsidR="004F4063">
        <w:t>i no tienes instalado el comando netstats</w:t>
      </w:r>
      <w:r>
        <w:tab/>
      </w:r>
      <w:r>
        <w:tab/>
      </w:r>
      <w:r w:rsidR="004F4063">
        <w:t>sudo apt install net-tools</w:t>
      </w:r>
    </w:p>
    <w:p w14:paraId="1286349B" w14:textId="4F507B7B" w:rsidR="004F4063" w:rsidRDefault="00F348A7" w:rsidP="00F91558">
      <w:r>
        <w:t>E</w:t>
      </w:r>
      <w:r w:rsidR="004F4063">
        <w:t>scribo el comando para ver los puertos</w:t>
      </w:r>
      <w:r>
        <w:tab/>
      </w:r>
      <w:r>
        <w:tab/>
      </w:r>
      <w:r w:rsidR="004F4063">
        <w:t>sudo netstat -tuln</w:t>
      </w:r>
    </w:p>
    <w:p w14:paraId="419CDE5F" w14:textId="0EC93164" w:rsidR="004F4063" w:rsidRDefault="00F348A7" w:rsidP="00F91558">
      <w:r>
        <w:t>P</w:t>
      </w:r>
      <w:r w:rsidR="004F4063">
        <w:t>ara abrir los puertos 21, 22 y 80:</w:t>
      </w:r>
    </w:p>
    <w:p w14:paraId="1B63CFFD" w14:textId="2AB9FB58" w:rsidR="00914CCF" w:rsidRDefault="004F4063" w:rsidP="00914CCF">
      <w:pPr>
        <w:pStyle w:val="Prrafodelista"/>
        <w:numPr>
          <w:ilvl w:val="0"/>
          <w:numId w:val="10"/>
        </w:numPr>
      </w:pPr>
      <w:r>
        <w:t>Primero compruebo si ufw está activo</w:t>
      </w:r>
      <w:r w:rsidR="00F348A7">
        <w:tab/>
      </w:r>
      <w:r>
        <w:t>sudo ufw status</w:t>
      </w:r>
    </w:p>
    <w:p w14:paraId="3CEFD771" w14:textId="7912E608" w:rsidR="00914CCF" w:rsidRDefault="004F4063" w:rsidP="00914CCF">
      <w:pPr>
        <w:pStyle w:val="Prrafodelista"/>
        <w:numPr>
          <w:ilvl w:val="0"/>
          <w:numId w:val="10"/>
        </w:numPr>
      </w:pPr>
      <w:r>
        <w:t>Si no está activo</w:t>
      </w:r>
      <w:r w:rsidR="00F348A7">
        <w:tab/>
      </w:r>
      <w:r w:rsidR="00F348A7">
        <w:tab/>
      </w:r>
      <w:r w:rsidR="00F348A7">
        <w:tab/>
      </w:r>
      <w:r w:rsidR="00F348A7">
        <w:tab/>
      </w:r>
      <w:r>
        <w:t>sudo ufw enable</w:t>
      </w:r>
    </w:p>
    <w:p w14:paraId="039B0C89" w14:textId="650FC873" w:rsidR="00914CCF" w:rsidRDefault="004F4063" w:rsidP="00914CCF">
      <w:pPr>
        <w:pStyle w:val="Prrafodelista"/>
        <w:numPr>
          <w:ilvl w:val="0"/>
          <w:numId w:val="10"/>
        </w:numPr>
      </w:pPr>
      <w:r>
        <w:t>Abro los puertos</w:t>
      </w:r>
    </w:p>
    <w:p w14:paraId="68C65C7D" w14:textId="625E27A3" w:rsidR="00914CCF" w:rsidRDefault="00F348A7" w:rsidP="00914CCF">
      <w:pPr>
        <w:pStyle w:val="Prrafodelista"/>
        <w:numPr>
          <w:ilvl w:val="1"/>
          <w:numId w:val="10"/>
        </w:numPr>
        <w:rPr>
          <w:lang w:val="en-GB"/>
        </w:rPr>
      </w:pPr>
      <w:r w:rsidRPr="00914CCF">
        <w:rPr>
          <w:lang w:val="en-GB"/>
        </w:rPr>
        <w:t xml:space="preserve">FTP </w:t>
      </w:r>
      <w:r>
        <w:rPr>
          <w:lang w:val="en-GB"/>
        </w:rPr>
        <w:tab/>
      </w:r>
      <w:r>
        <w:rPr>
          <w:lang w:val="en-GB"/>
        </w:rPr>
        <w:tab/>
      </w:r>
      <w:r>
        <w:rPr>
          <w:lang w:val="en-GB"/>
        </w:rPr>
        <w:tab/>
      </w:r>
      <w:r>
        <w:rPr>
          <w:lang w:val="en-GB"/>
        </w:rPr>
        <w:tab/>
      </w:r>
      <w:r>
        <w:rPr>
          <w:lang w:val="en-GB"/>
        </w:rPr>
        <w:tab/>
      </w:r>
      <w:r w:rsidR="004F4063" w:rsidRPr="00914CCF">
        <w:rPr>
          <w:lang w:val="en-GB"/>
        </w:rPr>
        <w:t>sudo ufw allow 21/tcp</w:t>
      </w:r>
    </w:p>
    <w:p w14:paraId="238B10B7" w14:textId="59788D47" w:rsidR="00914CCF" w:rsidRDefault="004F4063" w:rsidP="00914CCF">
      <w:pPr>
        <w:pStyle w:val="Prrafodelista"/>
        <w:numPr>
          <w:ilvl w:val="1"/>
          <w:numId w:val="10"/>
        </w:numPr>
        <w:rPr>
          <w:lang w:val="en-GB"/>
        </w:rPr>
      </w:pPr>
      <w:r w:rsidRPr="00914CCF">
        <w:rPr>
          <w:lang w:val="en-GB"/>
        </w:rPr>
        <w:t>sudo ufw allow 22/tcp</w:t>
      </w:r>
    </w:p>
    <w:p w14:paraId="67E0A401" w14:textId="1FCEC2B5" w:rsidR="00914CCF" w:rsidRDefault="00F348A7" w:rsidP="00914CCF">
      <w:pPr>
        <w:pStyle w:val="Prrafodelista"/>
        <w:numPr>
          <w:ilvl w:val="1"/>
          <w:numId w:val="10"/>
        </w:numPr>
        <w:rPr>
          <w:lang w:val="en-GB"/>
        </w:rPr>
      </w:pPr>
      <w:r>
        <w:rPr>
          <w:lang w:val="en-GB"/>
        </w:rPr>
        <w:t>HTTP</w:t>
      </w:r>
      <w:r>
        <w:rPr>
          <w:lang w:val="en-GB"/>
        </w:rPr>
        <w:tab/>
      </w:r>
      <w:r>
        <w:rPr>
          <w:lang w:val="en-GB"/>
        </w:rPr>
        <w:tab/>
      </w:r>
      <w:r>
        <w:rPr>
          <w:lang w:val="en-GB"/>
        </w:rPr>
        <w:tab/>
      </w:r>
      <w:r>
        <w:rPr>
          <w:lang w:val="en-GB"/>
        </w:rPr>
        <w:tab/>
      </w:r>
      <w:r>
        <w:rPr>
          <w:lang w:val="en-GB"/>
        </w:rPr>
        <w:tab/>
      </w:r>
      <w:r w:rsidR="004F4063" w:rsidRPr="00914CCF">
        <w:rPr>
          <w:lang w:val="en-GB"/>
        </w:rPr>
        <w:t>sudo ufw allow 80/tcp</w:t>
      </w:r>
    </w:p>
    <w:p w14:paraId="33B951EC" w14:textId="384FFD83" w:rsidR="00927D8B" w:rsidRDefault="004F4063" w:rsidP="00914CCF">
      <w:pPr>
        <w:pStyle w:val="Prrafodelista"/>
        <w:numPr>
          <w:ilvl w:val="0"/>
          <w:numId w:val="10"/>
        </w:numPr>
      </w:pPr>
      <w:r>
        <w:t>Para comprobar los puertos</w:t>
      </w:r>
      <w:r w:rsidR="00F348A7">
        <w:tab/>
      </w:r>
      <w:r w:rsidR="00F348A7">
        <w:tab/>
      </w:r>
      <w:r w:rsidR="00F348A7">
        <w:tab/>
      </w:r>
      <w:r>
        <w:t>sudo ufw status numbered</w:t>
      </w:r>
    </w:p>
    <w:p w14:paraId="049CDC6D" w14:textId="77777777" w:rsidR="00C90BA6" w:rsidRPr="00A84952" w:rsidRDefault="00C90BA6" w:rsidP="00C90BA6"/>
    <w:p w14:paraId="289068E9" w14:textId="77777777" w:rsidR="00F239C0" w:rsidRPr="00A84952" w:rsidRDefault="00F239C0" w:rsidP="00C90BA6"/>
    <w:p w14:paraId="1D6E28BE" w14:textId="77777777" w:rsidR="00F239C0" w:rsidRPr="00A84952" w:rsidRDefault="00F239C0" w:rsidP="00C90BA6"/>
    <w:p w14:paraId="5FE9BE68" w14:textId="77777777" w:rsidR="00F239C0" w:rsidRPr="00A84952" w:rsidRDefault="00F239C0" w:rsidP="00C90BA6"/>
    <w:p w14:paraId="52513D4F" w14:textId="77777777" w:rsidR="00F239C0" w:rsidRPr="00A84952" w:rsidRDefault="00F239C0" w:rsidP="00C90BA6"/>
    <w:p w14:paraId="79120597" w14:textId="77777777" w:rsidR="00C90BA6" w:rsidRPr="00A84952" w:rsidRDefault="00C90BA6" w:rsidP="00C90BA6">
      <w:pPr>
        <w:rPr>
          <w:b/>
          <w:bCs/>
        </w:rPr>
      </w:pPr>
      <w:r w:rsidRPr="00A84952">
        <w:rPr>
          <w:b/>
          <w:bCs/>
        </w:rPr>
        <w:lastRenderedPageBreak/>
        <w:t>Windows:</w:t>
      </w:r>
    </w:p>
    <w:p w14:paraId="09869A56" w14:textId="77777777" w:rsidR="00C90BA6" w:rsidRDefault="00C90BA6" w:rsidP="00C90BA6">
      <w:pPr>
        <w:ind w:left="708" w:firstLine="0"/>
      </w:pPr>
      <w:r w:rsidRPr="00C90BA6">
        <w:t>Panel de control → Firewall → Configuración avanzada</w:t>
      </w:r>
      <w:r>
        <w:t xml:space="preserve"> </w:t>
      </w:r>
      <w:r w:rsidRPr="00C90BA6">
        <w:t>→ Reglas de entrada</w:t>
      </w:r>
      <w:r>
        <w:t xml:space="preserve"> </w:t>
      </w:r>
      <w:r w:rsidRPr="00C90BA6">
        <w:t>→ Nueva regla.</w:t>
      </w:r>
    </w:p>
    <w:p w14:paraId="57F4CA8C" w14:textId="143FE350" w:rsidR="00F239C0" w:rsidRDefault="00C90BA6" w:rsidP="00C90BA6">
      <w:pPr>
        <w:ind w:left="708" w:firstLine="0"/>
      </w:pPr>
      <w:r w:rsidRPr="00C90BA6">
        <w:t xml:space="preserve">Tipo </w:t>
      </w:r>
      <w:r w:rsidR="00DC2B5B" w:rsidRPr="00C90BA6">
        <w:t>→</w:t>
      </w:r>
      <w:r w:rsidRPr="00C90BA6">
        <w:t xml:space="preserve"> Puerto</w:t>
      </w:r>
    </w:p>
    <w:p w14:paraId="7B7727EF" w14:textId="637F7D0D" w:rsidR="00C90BA6" w:rsidRDefault="00C90BA6" w:rsidP="00C90BA6">
      <w:pPr>
        <w:ind w:left="708" w:firstLine="0"/>
      </w:pPr>
      <w:r w:rsidRPr="00C90BA6">
        <w:t xml:space="preserve">Número de puerto: </w:t>
      </w:r>
      <w:r w:rsidR="00F239C0">
        <w:t>Puertos locales específicos (</w:t>
      </w:r>
      <w:r w:rsidRPr="00C90BA6">
        <w:t>No cambiar nada hasta Nombre</w:t>
      </w:r>
      <w:r w:rsidR="00F239C0">
        <w:t>)</w:t>
      </w:r>
      <w:r w:rsidRPr="00C90BA6">
        <w:t>.</w:t>
      </w:r>
    </w:p>
    <w:p w14:paraId="3B0E6030" w14:textId="77777777" w:rsidR="00F239C0" w:rsidRDefault="00F239C0" w:rsidP="00C90BA6">
      <w:pPr>
        <w:ind w:left="708" w:firstLine="0"/>
      </w:pPr>
    </w:p>
    <w:p w14:paraId="02F4B975" w14:textId="080C9E65" w:rsidR="00F239C0" w:rsidRDefault="008561A2" w:rsidP="00F239C0">
      <w:pPr>
        <w:pStyle w:val="Ttulo3"/>
        <w:numPr>
          <w:ilvl w:val="0"/>
          <w:numId w:val="7"/>
        </w:numPr>
      </w:pPr>
      <w:r w:rsidRPr="008561A2">
        <w:t>¿Para que sirve la opción -X? ¿Qué ocurre si ejecutamos el comando gedit?</w:t>
      </w:r>
    </w:p>
    <w:p w14:paraId="0D868892" w14:textId="5647844F" w:rsidR="008561A2" w:rsidRDefault="008561A2" w:rsidP="008561A2">
      <w:r w:rsidRPr="008561A2">
        <w:t>Sirve para abrir en entorno gráfico</w:t>
      </w:r>
      <w:r>
        <w:t>.</w:t>
      </w:r>
    </w:p>
    <w:p w14:paraId="475F5633" w14:textId="6845BBEE" w:rsidR="008561A2" w:rsidRDefault="008561A2" w:rsidP="008561A2">
      <w:r w:rsidRPr="008561A2">
        <w:t xml:space="preserve">gedit -X </w:t>
      </w:r>
      <w:r>
        <w:tab/>
      </w:r>
      <w:r>
        <w:tab/>
        <w:t>A</w:t>
      </w:r>
      <w:r w:rsidRPr="008561A2">
        <w:t>bre gedit en entorno gráfico</w:t>
      </w:r>
    </w:p>
    <w:p w14:paraId="78CC6452" w14:textId="77777777" w:rsidR="008561A2" w:rsidRDefault="008561A2" w:rsidP="008561A2">
      <w:pPr>
        <w:ind w:firstLine="0"/>
      </w:pPr>
    </w:p>
    <w:p w14:paraId="6BAE6DD8" w14:textId="22599ABE" w:rsidR="008561A2" w:rsidRDefault="0032639F" w:rsidP="008561A2">
      <w:pPr>
        <w:pStyle w:val="Ttulo3"/>
        <w:numPr>
          <w:ilvl w:val="0"/>
          <w:numId w:val="7"/>
        </w:numPr>
      </w:pPr>
      <w:r w:rsidRPr="00127BE2">
        <w:rPr>
          <w:highlight w:val="yellow"/>
        </w:rPr>
        <w:t>CAE</w:t>
      </w:r>
      <w:r w:rsidRPr="0032639F">
        <w:t xml:space="preserve"> Muestre la secuencia de comandos y las modificaciones a los archivos correspondientes para permitir acceder a la consola remota sin introducir la contraseña. (Pistas: ssh-keygen, scp, id_rsa.pub, RSAAutentication, PubKeyAutentication)</w:t>
      </w:r>
    </w:p>
    <w:p w14:paraId="753BE9EC" w14:textId="77777777" w:rsidR="004C4963" w:rsidRDefault="004C4963" w:rsidP="0032639F">
      <w:r w:rsidRPr="004C4963">
        <w:t>Es recomendable el uso del ssh:</w:t>
      </w:r>
    </w:p>
    <w:p w14:paraId="4E4158D6" w14:textId="77777777" w:rsidR="004C4963" w:rsidRDefault="004C4963" w:rsidP="004C4963">
      <w:pPr>
        <w:pStyle w:val="Prrafodelista"/>
        <w:numPr>
          <w:ilvl w:val="0"/>
          <w:numId w:val="11"/>
        </w:numPr>
      </w:pPr>
      <w:r w:rsidRPr="004C4963">
        <w:t>Las conexiones a través de ssh la información viaja cifrada.</w:t>
      </w:r>
    </w:p>
    <w:p w14:paraId="3153061E" w14:textId="77777777" w:rsidR="004C4963" w:rsidRDefault="004C4963" w:rsidP="004C4963">
      <w:pPr>
        <w:pStyle w:val="Prrafodelista"/>
        <w:numPr>
          <w:ilvl w:val="0"/>
          <w:numId w:val="11"/>
        </w:numPr>
      </w:pPr>
      <w:r w:rsidRPr="004C4963">
        <w:t>La autentificación entre el cliente y el servidor se lleva a cabo mediante usuarios y contraseñas únicas y privadas.</w:t>
      </w:r>
    </w:p>
    <w:p w14:paraId="0734A349" w14:textId="77777777" w:rsidR="004C4963" w:rsidRDefault="004C4963" w:rsidP="004C4963">
      <w:pPr>
        <w:pStyle w:val="Prrafodelista"/>
        <w:numPr>
          <w:ilvl w:val="0"/>
          <w:numId w:val="11"/>
        </w:numPr>
      </w:pPr>
      <w:r w:rsidRPr="004C4963">
        <w:t>Integridad de los datos, se usa una HASH para la verificación de la transmisión de los datos.</w:t>
      </w:r>
    </w:p>
    <w:p w14:paraId="49CE1813" w14:textId="77777777" w:rsidR="004C4963" w:rsidRDefault="004C4963" w:rsidP="004C4963">
      <w:pPr>
        <w:pStyle w:val="Prrafodelista"/>
        <w:numPr>
          <w:ilvl w:val="0"/>
          <w:numId w:val="11"/>
        </w:numPr>
      </w:pPr>
      <w:r w:rsidRPr="004C4963">
        <w:t>Si es necesario enviar archivos pesados, ssh permite la opción de comprimir automáticamente el archivo que vamos a transmitir, el receptor lo descomprime y lo procesa.</w:t>
      </w:r>
    </w:p>
    <w:p w14:paraId="15A9E077" w14:textId="77777777" w:rsidR="004C4963" w:rsidRDefault="004C4963" w:rsidP="004C4963">
      <w:pPr>
        <w:pStyle w:val="Prrafodelista"/>
        <w:numPr>
          <w:ilvl w:val="0"/>
          <w:numId w:val="11"/>
        </w:numPr>
      </w:pPr>
      <w:r w:rsidRPr="004C4963">
        <w:t>Nos permite encapsular tráfico de otros puertos, aunque ssh trabaje por el puerto 22, no significa que no podemos conectarnos a otra máquina por otro puerto. La opción -p nos permite indicar el puerto por el que nos vamos a conectar a la otra máquina</w:t>
      </w:r>
      <w:r>
        <w:t>.</w:t>
      </w:r>
    </w:p>
    <w:p w14:paraId="567A5533" w14:textId="77777777" w:rsidR="004C4963" w:rsidRDefault="004C4963" w:rsidP="00416B2F">
      <w:pPr>
        <w:ind w:left="708" w:firstLine="0"/>
      </w:pPr>
      <w:r w:rsidRPr="004C4963">
        <w:t>También existe scp, comando para la transmisión de archivos entre el cliente y el servidor (bidireccional), mientras se conozca la ruta. En este caso -P es mayúscula.</w:t>
      </w:r>
    </w:p>
    <w:p w14:paraId="1C9D0FAC" w14:textId="606DDFF5" w:rsidR="0032639F" w:rsidRDefault="004C4963" w:rsidP="00992C0B">
      <w:r w:rsidRPr="004C4963">
        <w:t>Para crear la clave</w:t>
      </w:r>
      <w:r>
        <w:tab/>
      </w:r>
      <w:r>
        <w:tab/>
      </w:r>
      <w:r w:rsidRPr="004C4963">
        <w:t>ssh-keygen -t rsa -b 4096 -N "" -f ~/.ssh/id_rsa</w:t>
      </w:r>
    </w:p>
    <w:p w14:paraId="6AA2F8BE" w14:textId="77777777" w:rsidR="00992C0B" w:rsidRDefault="00992C0B" w:rsidP="00992C0B"/>
    <w:p w14:paraId="3309BCAD" w14:textId="02DF1DD4" w:rsidR="00992C0B" w:rsidRDefault="003E1ADB" w:rsidP="003E1ADB">
      <w:pPr>
        <w:pStyle w:val="Ttulo3"/>
        <w:ind w:firstLine="0"/>
      </w:pPr>
      <w:r>
        <w:t xml:space="preserve">SIGUE SIENDO LA 6: </w:t>
      </w:r>
      <w:r w:rsidR="007745FA" w:rsidRPr="007745FA">
        <w:t>Acceso SSH sin contraseña ¿Por qué funciona esto?</w:t>
      </w:r>
    </w:p>
    <w:p w14:paraId="18FAEE20" w14:textId="77777777" w:rsidR="007745FA" w:rsidRDefault="007745FA" w:rsidP="007745FA">
      <w:pPr>
        <w:ind w:left="708" w:firstLine="0"/>
      </w:pPr>
      <w:r w:rsidRPr="007745FA">
        <w:t>En lugar de usar contraseñas (que se pueden adivinar o capturar), usamos claves criptográficas. Tu ordenador genera dos claves:</w:t>
      </w:r>
    </w:p>
    <w:p w14:paraId="6D73526E" w14:textId="77777777" w:rsidR="007745FA" w:rsidRDefault="007745FA" w:rsidP="007745FA">
      <w:pPr>
        <w:pStyle w:val="Prrafodelista"/>
        <w:numPr>
          <w:ilvl w:val="0"/>
          <w:numId w:val="12"/>
        </w:numPr>
      </w:pPr>
      <w:r w:rsidRPr="007745FA">
        <w:t>Clave privada (id_rsa): Se queda en TU máquina. NUNCA se comparte.</w:t>
      </w:r>
    </w:p>
    <w:p w14:paraId="473ED82E" w14:textId="5722CF30" w:rsidR="007745FA" w:rsidRDefault="007745FA" w:rsidP="007745FA">
      <w:pPr>
        <w:pStyle w:val="Prrafodelista"/>
        <w:numPr>
          <w:ilvl w:val="0"/>
          <w:numId w:val="12"/>
        </w:numPr>
      </w:pPr>
      <w:r w:rsidRPr="007745FA">
        <w:t>Clave pública (id_rsa.pub): Se copia al servidor. Es como un "candado" que solo tu clave privada puede abrir.</w:t>
      </w:r>
    </w:p>
    <w:p w14:paraId="1E79CF31" w14:textId="77777777" w:rsidR="00000DDC" w:rsidRDefault="00000DDC" w:rsidP="00000DDC"/>
    <w:p w14:paraId="6A364DB2" w14:textId="77777777" w:rsidR="00842183" w:rsidRDefault="00842183" w:rsidP="00000DDC"/>
    <w:p w14:paraId="4ACEC4FE" w14:textId="77777777" w:rsidR="00842183" w:rsidRDefault="00842183" w:rsidP="00000DDC"/>
    <w:p w14:paraId="2AA88C96" w14:textId="77777777" w:rsidR="00842183" w:rsidRDefault="00842183" w:rsidP="00000DDC"/>
    <w:p w14:paraId="1701FF97" w14:textId="77777777" w:rsidR="00842183" w:rsidRDefault="00842183" w:rsidP="00000DDC"/>
    <w:p w14:paraId="5BDDAC72" w14:textId="7D6D3708" w:rsidR="00000DDC" w:rsidRDefault="00000DDC" w:rsidP="00000DDC">
      <w:r>
        <w:lastRenderedPageBreak/>
        <w:t>Paso a paso:</w:t>
      </w:r>
    </w:p>
    <w:p w14:paraId="31FC2790" w14:textId="77777777" w:rsidR="00842183" w:rsidRDefault="00842183" w:rsidP="00842183">
      <w:pPr>
        <w:ind w:left="708" w:firstLine="0"/>
      </w:pPr>
      <w:r w:rsidRPr="00842183">
        <w:t>1.</w:t>
      </w:r>
      <w:r>
        <w:t xml:space="preserve"> </w:t>
      </w:r>
      <w:r w:rsidRPr="00842183">
        <w:t>Generar las claves SSH</w:t>
      </w:r>
      <w:r>
        <w:t>:</w:t>
      </w:r>
    </w:p>
    <w:p w14:paraId="2CD79FB1" w14:textId="2BD8B8D5" w:rsidR="00842183" w:rsidRPr="002248FC" w:rsidRDefault="000C1959" w:rsidP="00842183">
      <w:pPr>
        <w:ind w:left="708"/>
        <w:rPr>
          <w:lang w:val="en-GB"/>
        </w:rPr>
      </w:pPr>
      <w:r>
        <w:rPr>
          <w:lang w:val="en-GB"/>
        </w:rPr>
        <w:t>b</w:t>
      </w:r>
      <w:r w:rsidR="00842183" w:rsidRPr="002248FC">
        <w:rPr>
          <w:lang w:val="en-GB"/>
        </w:rPr>
        <w:t>ash</w:t>
      </w:r>
    </w:p>
    <w:p w14:paraId="49FA3FF0" w14:textId="77777777" w:rsidR="002248FC" w:rsidRPr="00A84952" w:rsidRDefault="00842183" w:rsidP="002248FC">
      <w:pPr>
        <w:ind w:left="708"/>
        <w:rPr>
          <w:lang w:val="en-GB"/>
        </w:rPr>
      </w:pPr>
      <w:r w:rsidRPr="00A84952">
        <w:rPr>
          <w:lang w:val="en-GB"/>
        </w:rPr>
        <w:t>ssh-keygen -t rsa -b 4096</w:t>
      </w:r>
    </w:p>
    <w:p w14:paraId="7812C120" w14:textId="362D6F16" w:rsidR="002248FC" w:rsidRDefault="00842183" w:rsidP="002248FC">
      <w:pPr>
        <w:ind w:left="1416"/>
      </w:pPr>
      <w:r w:rsidRPr="00842183">
        <w:t>-t rsa</w:t>
      </w:r>
      <w:r w:rsidR="002248FC">
        <w:tab/>
      </w:r>
      <w:r w:rsidR="002248FC">
        <w:tab/>
      </w:r>
      <w:r w:rsidRPr="00842183">
        <w:t>Tipo de clave (RSA es el más compatible)</w:t>
      </w:r>
    </w:p>
    <w:p w14:paraId="79CF5D07" w14:textId="77777777" w:rsidR="002248FC" w:rsidRDefault="00842183" w:rsidP="002248FC">
      <w:pPr>
        <w:ind w:left="1416"/>
      </w:pPr>
      <w:r w:rsidRPr="00842183">
        <w:t>-b 4096</w:t>
      </w:r>
      <w:r w:rsidR="002248FC">
        <w:tab/>
      </w:r>
      <w:r w:rsidRPr="00842183">
        <w:t>Longitud de la clave (4096 bits = más segura)</w:t>
      </w:r>
    </w:p>
    <w:p w14:paraId="7853022F" w14:textId="77777777" w:rsidR="000C1959" w:rsidRDefault="00842183" w:rsidP="000C1959">
      <w:r w:rsidRPr="00842183">
        <w:t>2. Copiar la clave pública al servidor</w:t>
      </w:r>
    </w:p>
    <w:p w14:paraId="2736F4EB" w14:textId="77777777" w:rsidR="000F4277" w:rsidRDefault="00842183" w:rsidP="000C1959">
      <w:pPr>
        <w:ind w:left="708"/>
      </w:pPr>
      <w:r w:rsidRPr="00842183">
        <w:t>Método fácil (con ssh-copy-id):</w:t>
      </w:r>
    </w:p>
    <w:p w14:paraId="1AC0B255" w14:textId="14BEDB81" w:rsidR="000F4277" w:rsidRDefault="00842183" w:rsidP="000F4277">
      <w:pPr>
        <w:ind w:left="1416"/>
      </w:pPr>
      <w:r w:rsidRPr="00842183">
        <w:t xml:space="preserve">ssh-copy-id </w:t>
      </w:r>
      <w:hyperlink r:id="rId6" w:history="1">
        <w:r w:rsidR="000F4277" w:rsidRPr="00180766">
          <w:rPr>
            <w:rStyle w:val="Hipervnculo"/>
          </w:rPr>
          <w:t>lucia@172.20.10.2</w:t>
        </w:r>
      </w:hyperlink>
    </w:p>
    <w:p w14:paraId="39A6F046" w14:textId="77777777" w:rsidR="001136B8" w:rsidRDefault="00842183" w:rsidP="000F4277">
      <w:pPr>
        <w:ind w:left="1416" w:firstLine="0"/>
      </w:pPr>
      <w:r w:rsidRPr="00842183">
        <w:t>bash</w:t>
      </w:r>
    </w:p>
    <w:p w14:paraId="47F58B91" w14:textId="77777777" w:rsidR="001136B8" w:rsidRDefault="00842183" w:rsidP="001136B8">
      <w:pPr>
        <w:ind w:left="1416" w:firstLine="0"/>
      </w:pPr>
      <w:r w:rsidRPr="00842183">
        <w:t>cat ~/.ssh/id_rsa.pub | ssh usuario@ip_del_servidor "mkdir -p ~/.ssh &amp;&amp; cat &gt;&gt; ~/.ssh/authorized_keys &amp;&amp; chmod 700 ~/.ssh &amp;&amp; chmod 600 ~/.ssh/authorized_keys"</w:t>
      </w:r>
    </w:p>
    <w:p w14:paraId="121196A5" w14:textId="77777777" w:rsidR="00F01139" w:rsidRDefault="00842183" w:rsidP="001136B8">
      <w:pPr>
        <w:ind w:left="1416"/>
      </w:pPr>
      <w:r w:rsidRPr="00842183">
        <w:t>mkdir -p ~/.ssh</w:t>
      </w:r>
      <w:r w:rsidR="001136B8">
        <w:tab/>
      </w:r>
      <w:r w:rsidRPr="00842183">
        <w:t>Crea el directorio .ssh si no existe</w:t>
      </w:r>
    </w:p>
    <w:p w14:paraId="08CE8698" w14:textId="77777777" w:rsidR="00F01139" w:rsidRDefault="00842183" w:rsidP="001136B8">
      <w:pPr>
        <w:ind w:left="1416"/>
      </w:pPr>
      <w:r w:rsidRPr="00842183">
        <w:t>cat &gt;&gt; ~/.ssh/authorized_keys</w:t>
      </w:r>
      <w:r w:rsidR="00F01139">
        <w:tab/>
      </w:r>
      <w:r w:rsidRPr="00842183">
        <w:t>Añade tu clave pública al archivo de claves autorizadas</w:t>
      </w:r>
    </w:p>
    <w:p w14:paraId="54B541A9" w14:textId="77777777" w:rsidR="00F01139" w:rsidRDefault="00842183" w:rsidP="00F01139">
      <w:pPr>
        <w:ind w:left="1416"/>
      </w:pPr>
      <w:r w:rsidRPr="00842183">
        <w:t>chmod 700 ~/.ssh</w:t>
      </w:r>
      <w:r w:rsidR="00F01139">
        <w:tab/>
      </w:r>
      <w:r w:rsidRPr="00842183">
        <w:t>Establece permisos seguros para el directorio</w:t>
      </w:r>
    </w:p>
    <w:p w14:paraId="2EBF6A29" w14:textId="131E828A" w:rsidR="00000DDC" w:rsidRDefault="00842183" w:rsidP="00F01139">
      <w:pPr>
        <w:ind w:left="1416"/>
      </w:pPr>
      <w:r w:rsidRPr="00842183">
        <w:t>chmod 600 ~/.ssh/authorized_keys</w:t>
      </w:r>
      <w:r w:rsidR="00F01139">
        <w:tab/>
      </w:r>
      <w:r w:rsidRPr="00842183">
        <w:t>Establece permisos seguros para el archivo de claves</w:t>
      </w:r>
    </w:p>
    <w:p w14:paraId="3802780C" w14:textId="77777777" w:rsidR="00E523F5" w:rsidRDefault="00E523F5" w:rsidP="00E523F5">
      <w:r>
        <w:t xml:space="preserve">3. </w:t>
      </w:r>
      <w:r w:rsidRPr="00E523F5">
        <w:t>Configurar el servidor SSH</w:t>
      </w:r>
    </w:p>
    <w:p w14:paraId="13710D7C" w14:textId="77777777" w:rsidR="00E523F5" w:rsidRDefault="00E523F5" w:rsidP="00E523F5">
      <w:r w:rsidRPr="00E523F5">
        <w:t>Edita el archivo de configuración del servidor SSH:</w:t>
      </w:r>
    </w:p>
    <w:p w14:paraId="714B95DF" w14:textId="13158707" w:rsidR="00E523F5" w:rsidRDefault="00D652A6" w:rsidP="00E523F5">
      <w:pPr>
        <w:ind w:left="708"/>
      </w:pPr>
      <w:r>
        <w:t>b</w:t>
      </w:r>
      <w:r w:rsidR="00E523F5" w:rsidRPr="00E523F5">
        <w:t>ash</w:t>
      </w:r>
    </w:p>
    <w:p w14:paraId="172C8AB8" w14:textId="77777777" w:rsidR="00D652A6" w:rsidRDefault="00E523F5" w:rsidP="00E523F5">
      <w:pPr>
        <w:ind w:left="708"/>
      </w:pPr>
      <w:r w:rsidRPr="00E523F5">
        <w:t>sudo nano /etc/ssh/sshd_config</w:t>
      </w:r>
    </w:p>
    <w:p w14:paraId="062C16DC" w14:textId="77777777" w:rsidR="00D652A6" w:rsidRDefault="00E523F5" w:rsidP="00E523F5">
      <w:pPr>
        <w:ind w:left="708"/>
      </w:pPr>
      <w:r w:rsidRPr="00E523F5">
        <w:t>Líneas importantes:</w:t>
      </w:r>
    </w:p>
    <w:p w14:paraId="52056BFB" w14:textId="77777777" w:rsidR="009C61E0" w:rsidRDefault="00E523F5" w:rsidP="00E523F5">
      <w:pPr>
        <w:ind w:left="708"/>
      </w:pPr>
      <w:r w:rsidRPr="00E523F5">
        <w:t>bash</w:t>
      </w:r>
    </w:p>
    <w:p w14:paraId="35B055F1" w14:textId="77777777" w:rsidR="009C61E0" w:rsidRDefault="00E523F5" w:rsidP="00E523F5">
      <w:pPr>
        <w:ind w:left="708"/>
      </w:pPr>
      <w:r w:rsidRPr="00E523F5">
        <w:t>Permitir autenticación por clave RSA</w:t>
      </w:r>
      <w:r w:rsidR="009C61E0">
        <w:tab/>
      </w:r>
      <w:r w:rsidR="009C61E0">
        <w:tab/>
      </w:r>
      <w:r w:rsidRPr="00E523F5">
        <w:t>RSAAuthentication yes</w:t>
      </w:r>
    </w:p>
    <w:p w14:paraId="1DF04577" w14:textId="77777777" w:rsidR="009C61E0" w:rsidRDefault="00E523F5" w:rsidP="00E523F5">
      <w:pPr>
        <w:ind w:left="708"/>
      </w:pPr>
      <w:r w:rsidRPr="00E523F5">
        <w:t>Permitir autenticación por clave pública</w:t>
      </w:r>
      <w:r w:rsidR="009C61E0">
        <w:tab/>
      </w:r>
      <w:r w:rsidRPr="00E523F5">
        <w:t>PubkeyAuthentication yes</w:t>
      </w:r>
    </w:p>
    <w:p w14:paraId="5111657C" w14:textId="77777777" w:rsidR="009C61E0" w:rsidRDefault="00E523F5" w:rsidP="00E523F5">
      <w:pPr>
        <w:ind w:left="708"/>
      </w:pPr>
      <w:r w:rsidRPr="00E523F5">
        <w:t>Archivo donde están las claves autorizadas</w:t>
      </w:r>
      <w:r w:rsidR="009C61E0">
        <w:tab/>
      </w:r>
      <w:r w:rsidRPr="00E523F5">
        <w:t>AuthorizedKeysFile .ssh/authorized_keys</w:t>
      </w:r>
    </w:p>
    <w:p w14:paraId="7C4CF422" w14:textId="385D2429" w:rsidR="00E523F5" w:rsidRDefault="00E523F5" w:rsidP="00E523F5">
      <w:pPr>
        <w:ind w:left="708"/>
      </w:pPr>
      <w:r w:rsidRPr="00E523F5">
        <w:t>Opcional: desactivar login con contraseña (MÁS SEGURO)</w:t>
      </w:r>
      <w:r w:rsidR="009C61E0">
        <w:tab/>
      </w:r>
      <w:r w:rsidR="009C61E0">
        <w:tab/>
      </w:r>
      <w:r w:rsidR="009C61E0">
        <w:tab/>
      </w:r>
      <w:r w:rsidR="009C61E0">
        <w:tab/>
      </w:r>
      <w:r w:rsidR="009C61E0">
        <w:tab/>
      </w:r>
      <w:r w:rsidR="009C61E0">
        <w:tab/>
      </w:r>
      <w:r w:rsidR="009C61E0">
        <w:tab/>
      </w:r>
      <w:r w:rsidR="009C61E0">
        <w:tab/>
      </w:r>
      <w:r w:rsidR="009C61E0">
        <w:tab/>
      </w:r>
      <w:r w:rsidR="009C61E0">
        <w:tab/>
      </w:r>
      <w:r w:rsidRPr="00E523F5">
        <w:t>PasswordAuthentication no</w:t>
      </w:r>
    </w:p>
    <w:p w14:paraId="7E1D03BE" w14:textId="61EF12D4" w:rsidR="00B81FE0" w:rsidRDefault="00B81FE0" w:rsidP="00B81FE0">
      <w:pPr>
        <w:ind w:left="708"/>
      </w:pPr>
      <w:r w:rsidRPr="00B81FE0">
        <w:t>Opcional: permitir solo a ciertos usuarios</w:t>
      </w:r>
      <w:r>
        <w:tab/>
      </w:r>
      <w:r w:rsidRPr="00B81FE0">
        <w:t>AllowUsers usuario1 usuario2</w:t>
      </w:r>
    </w:p>
    <w:p w14:paraId="515C28DE" w14:textId="77777777" w:rsidR="00E27D34" w:rsidRDefault="00B81FE0" w:rsidP="00B81FE0">
      <w:r>
        <w:t xml:space="preserve">4. </w:t>
      </w:r>
      <w:r w:rsidR="00E27D34" w:rsidRPr="00E27D34">
        <w:t>Probar que funciona</w:t>
      </w:r>
    </w:p>
    <w:p w14:paraId="5C2B3222" w14:textId="77777777" w:rsidR="00E27D34" w:rsidRDefault="00E27D34" w:rsidP="00B81FE0">
      <w:r w:rsidRPr="00E27D34">
        <w:t>bash</w:t>
      </w:r>
    </w:p>
    <w:p w14:paraId="6EFD8A65" w14:textId="77777777" w:rsidR="00E27D34" w:rsidRDefault="00E27D34" w:rsidP="00B81FE0">
      <w:r w:rsidRPr="00E27D34">
        <w:t>ssh usuario@ip_del_servidor</w:t>
      </w:r>
    </w:p>
    <w:p w14:paraId="67DF3ED3" w14:textId="77777777" w:rsidR="00CE2B2D" w:rsidRDefault="00E27D34" w:rsidP="00E27D34">
      <w:r w:rsidRPr="00E27D34">
        <w:t>Si todo va bien</w:t>
      </w:r>
      <w:r>
        <w:t xml:space="preserve"> e</w:t>
      </w:r>
      <w:r w:rsidRPr="00E27D34">
        <w:t>ntrarás directamente sin pedir contraseña.</w:t>
      </w:r>
      <w:r>
        <w:t xml:space="preserve"> </w:t>
      </w:r>
      <w:r w:rsidRPr="00E27D34">
        <w:t>Si falla</w:t>
      </w:r>
      <w:r>
        <w:t xml:space="preserve"> r</w:t>
      </w:r>
      <w:r w:rsidRPr="00E27D34">
        <w:t>evisa los permisos de los archivos:</w:t>
      </w:r>
    </w:p>
    <w:p w14:paraId="7B469B51" w14:textId="3FCE7B52" w:rsidR="00CE2B2D" w:rsidRPr="00A84952" w:rsidRDefault="00CE2B2D" w:rsidP="00E27D34">
      <w:pPr>
        <w:rPr>
          <w:lang w:val="en-GB"/>
        </w:rPr>
      </w:pPr>
      <w:r w:rsidRPr="00A84952">
        <w:rPr>
          <w:lang w:val="en-GB"/>
        </w:rPr>
        <w:t>B</w:t>
      </w:r>
      <w:r w:rsidR="00E27D34" w:rsidRPr="00A84952">
        <w:rPr>
          <w:lang w:val="en-GB"/>
        </w:rPr>
        <w:t>ash</w:t>
      </w:r>
    </w:p>
    <w:p w14:paraId="335F3766" w14:textId="77777777" w:rsidR="00CE2B2D" w:rsidRPr="00A84952" w:rsidRDefault="00E27D34" w:rsidP="00E27D34">
      <w:pPr>
        <w:rPr>
          <w:lang w:val="en-GB"/>
        </w:rPr>
      </w:pPr>
      <w:r w:rsidRPr="00A84952">
        <w:rPr>
          <w:lang w:val="en-GB"/>
        </w:rPr>
        <w:t>C</w:t>
      </w:r>
      <w:r w:rsidR="00CE2B2D" w:rsidRPr="00A84952">
        <w:rPr>
          <w:lang w:val="en-GB"/>
        </w:rPr>
        <w:t>liente</w:t>
      </w:r>
      <w:r w:rsidRPr="00A84952">
        <w:rPr>
          <w:lang w:val="en-GB"/>
        </w:rPr>
        <w:t>:</w:t>
      </w:r>
    </w:p>
    <w:p w14:paraId="4D2D82F6" w14:textId="77777777" w:rsidR="00CE2B2D" w:rsidRPr="00A84952" w:rsidRDefault="00E27D34" w:rsidP="00CE2B2D">
      <w:pPr>
        <w:ind w:left="708"/>
        <w:rPr>
          <w:lang w:val="en-GB"/>
        </w:rPr>
      </w:pPr>
      <w:r w:rsidRPr="00A84952">
        <w:rPr>
          <w:lang w:val="en-GB"/>
        </w:rPr>
        <w:t>chmod 700 ~/.ssh</w:t>
      </w:r>
    </w:p>
    <w:p w14:paraId="6746E33B" w14:textId="77777777" w:rsidR="00CE2B2D" w:rsidRDefault="00E27D34" w:rsidP="00CE2B2D">
      <w:pPr>
        <w:ind w:left="708"/>
        <w:rPr>
          <w:lang w:val="en-GB"/>
        </w:rPr>
      </w:pPr>
      <w:r w:rsidRPr="00CE2B2D">
        <w:rPr>
          <w:lang w:val="en-GB"/>
        </w:rPr>
        <w:t>chmod 600 ~/.ssh/id_rsa</w:t>
      </w:r>
    </w:p>
    <w:p w14:paraId="34E9C970" w14:textId="77777777" w:rsidR="00CE2B2D" w:rsidRDefault="00CE2B2D" w:rsidP="00CE2B2D">
      <w:pPr>
        <w:ind w:left="708"/>
        <w:rPr>
          <w:lang w:val="en-GB"/>
        </w:rPr>
      </w:pPr>
    </w:p>
    <w:p w14:paraId="381427FF" w14:textId="77777777" w:rsidR="00CE2B2D" w:rsidRDefault="00CE2B2D" w:rsidP="00CE2B2D">
      <w:pPr>
        <w:rPr>
          <w:lang w:val="en-GB"/>
        </w:rPr>
      </w:pPr>
      <w:r>
        <w:rPr>
          <w:lang w:val="en-GB"/>
        </w:rPr>
        <w:lastRenderedPageBreak/>
        <w:t>Servidor</w:t>
      </w:r>
      <w:r w:rsidR="00E27D34" w:rsidRPr="00CE2B2D">
        <w:rPr>
          <w:lang w:val="en-GB"/>
        </w:rPr>
        <w:t>:</w:t>
      </w:r>
    </w:p>
    <w:p w14:paraId="4A9B6FFF" w14:textId="77777777" w:rsidR="00CE2B2D" w:rsidRDefault="00E27D34" w:rsidP="00CE2B2D">
      <w:pPr>
        <w:ind w:left="708"/>
        <w:rPr>
          <w:lang w:val="en-GB"/>
        </w:rPr>
      </w:pPr>
      <w:r w:rsidRPr="00CE2B2D">
        <w:rPr>
          <w:lang w:val="en-GB"/>
        </w:rPr>
        <w:t>chmod 700 ~/.ssh</w:t>
      </w:r>
    </w:p>
    <w:p w14:paraId="076E0A9C" w14:textId="0F22F19B" w:rsidR="00B81FE0" w:rsidRDefault="00E27D34" w:rsidP="00CE2B2D">
      <w:pPr>
        <w:ind w:left="708"/>
        <w:rPr>
          <w:lang w:val="en-GB"/>
        </w:rPr>
      </w:pPr>
      <w:r w:rsidRPr="00CE2B2D">
        <w:rPr>
          <w:lang w:val="en-GB"/>
        </w:rPr>
        <w:t>chmod 600 ~/.ssh/authorized_keys</w:t>
      </w:r>
    </w:p>
    <w:p w14:paraId="4975A7C8" w14:textId="77777777" w:rsidR="00630A65" w:rsidRDefault="00630A65" w:rsidP="00CE2B2D">
      <w:pPr>
        <w:ind w:left="708"/>
        <w:rPr>
          <w:lang w:val="en-GB"/>
        </w:rPr>
      </w:pPr>
    </w:p>
    <w:p w14:paraId="3B74231B" w14:textId="77777777" w:rsidR="008078B3" w:rsidRPr="00A84952" w:rsidRDefault="00630A65" w:rsidP="00630A65">
      <w:pPr>
        <w:pStyle w:val="Ttulo3"/>
        <w:numPr>
          <w:ilvl w:val="0"/>
          <w:numId w:val="7"/>
        </w:numPr>
      </w:pPr>
      <w:r w:rsidRPr="00127BE2">
        <w:rPr>
          <w:highlight w:val="yellow"/>
        </w:rPr>
        <w:t>CAE</w:t>
      </w:r>
      <w:r>
        <w:t xml:space="preserve"> </w:t>
      </w:r>
      <w:r w:rsidRPr="00630A65">
        <w:t>¿Qué archivo es el que contiene la configuración de sshd?</w:t>
      </w:r>
    </w:p>
    <w:p w14:paraId="08C117BE" w14:textId="77777777" w:rsidR="008078B3" w:rsidRPr="00C901E8" w:rsidRDefault="00630A65" w:rsidP="008078B3">
      <w:pPr>
        <w:ind w:left="708" w:firstLine="0"/>
      </w:pPr>
      <w:r w:rsidRPr="00C901E8">
        <w:t xml:space="preserve">El archivo que contiene la configuración del servidor SSH (sshd) es: </w:t>
      </w:r>
    </w:p>
    <w:p w14:paraId="550C0A25" w14:textId="77777777" w:rsidR="008078B3" w:rsidRPr="00C901E8" w:rsidRDefault="00630A65" w:rsidP="008078B3">
      <w:pPr>
        <w:ind w:left="708" w:firstLine="0"/>
      </w:pPr>
      <w:r w:rsidRPr="00C901E8">
        <w:t>/etc/ssh/sshd_config</w:t>
      </w:r>
    </w:p>
    <w:p w14:paraId="373543BF" w14:textId="77777777" w:rsidR="008078B3" w:rsidRPr="00C901E8" w:rsidRDefault="00630A65" w:rsidP="008078B3">
      <w:pPr>
        <w:pStyle w:val="Prrafodelista"/>
        <w:numPr>
          <w:ilvl w:val="0"/>
          <w:numId w:val="13"/>
        </w:numPr>
      </w:pPr>
      <w:r w:rsidRPr="00C901E8">
        <w:t>sshd es el demonio (servicio) del servidor SSH, encargado de aceptar y gestionar las conexiones remotas seguras.</w:t>
      </w:r>
    </w:p>
    <w:p w14:paraId="1A4AB742" w14:textId="4B9A1950" w:rsidR="008078B3" w:rsidRPr="00C901E8" w:rsidRDefault="00630A65" w:rsidP="008078B3">
      <w:pPr>
        <w:pStyle w:val="Prrafodelista"/>
        <w:numPr>
          <w:ilvl w:val="0"/>
          <w:numId w:val="13"/>
        </w:numPr>
      </w:pPr>
      <w:r w:rsidRPr="00C901E8">
        <w:t xml:space="preserve">Su </w:t>
      </w:r>
      <w:r w:rsidR="00C901E8" w:rsidRPr="00C901E8">
        <w:t>configuración</w:t>
      </w:r>
      <w:r w:rsidRPr="00C901E8">
        <w:t xml:space="preserve"> principal se guarda en el archivo /etc/ssh/sshd_config.</w:t>
      </w:r>
    </w:p>
    <w:p w14:paraId="01332A38" w14:textId="77777777" w:rsidR="00C901E8" w:rsidRDefault="00630A65" w:rsidP="008078B3">
      <w:pPr>
        <w:pStyle w:val="Prrafodelista"/>
        <w:numPr>
          <w:ilvl w:val="0"/>
          <w:numId w:val="13"/>
        </w:numPr>
      </w:pPr>
      <w:r w:rsidRPr="00C901E8">
        <w:t>En este archivo se definen par</w:t>
      </w:r>
      <w:r w:rsidRPr="00C901E8">
        <w:rPr>
          <w:rFonts w:cs="Bahnschrift SemiBold SemiConden"/>
        </w:rPr>
        <w:t>á</w:t>
      </w:r>
      <w:r w:rsidRPr="00C901E8">
        <w:t>metros como:</w:t>
      </w:r>
    </w:p>
    <w:p w14:paraId="59508DA0" w14:textId="77777777" w:rsidR="00C901E8" w:rsidRDefault="00630A65" w:rsidP="00C901E8">
      <w:pPr>
        <w:pStyle w:val="Prrafodelista"/>
        <w:numPr>
          <w:ilvl w:val="1"/>
          <w:numId w:val="13"/>
        </w:numPr>
      </w:pPr>
      <w:r w:rsidRPr="00C901E8">
        <w:t>El puerto en el que escucha SSH (Port 22)</w:t>
      </w:r>
    </w:p>
    <w:p w14:paraId="6F22076C" w14:textId="77777777" w:rsidR="00C901E8" w:rsidRDefault="00630A65" w:rsidP="00C901E8">
      <w:pPr>
        <w:pStyle w:val="Prrafodelista"/>
        <w:numPr>
          <w:ilvl w:val="1"/>
          <w:numId w:val="13"/>
        </w:numPr>
      </w:pPr>
      <w:r w:rsidRPr="00C901E8">
        <w:t>Qu</w:t>
      </w:r>
      <w:r w:rsidRPr="00C901E8">
        <w:rPr>
          <w:rFonts w:cs="Bahnschrift SemiBold SemiConden"/>
        </w:rPr>
        <w:t>é</w:t>
      </w:r>
      <w:r w:rsidRPr="00C901E8">
        <w:t xml:space="preserve"> usuarios pueden conectarse</w:t>
      </w:r>
    </w:p>
    <w:p w14:paraId="25E51BB2" w14:textId="77777777" w:rsidR="00C901E8" w:rsidRDefault="00630A65" w:rsidP="00C901E8">
      <w:pPr>
        <w:pStyle w:val="Prrafodelista"/>
        <w:numPr>
          <w:ilvl w:val="1"/>
          <w:numId w:val="13"/>
        </w:numPr>
      </w:pPr>
      <w:r w:rsidRPr="00C901E8">
        <w:t>Qu</w:t>
      </w:r>
      <w:r w:rsidRPr="00C901E8">
        <w:rPr>
          <w:rFonts w:cs="Bahnschrift SemiBold SemiConden"/>
        </w:rPr>
        <w:t>é</w:t>
      </w:r>
      <w:r w:rsidRPr="00C901E8">
        <w:t xml:space="preserve"> m</w:t>
      </w:r>
      <w:r w:rsidRPr="00C901E8">
        <w:rPr>
          <w:rFonts w:cs="Bahnschrift SemiBold SemiConden"/>
        </w:rPr>
        <w:t>é</w:t>
      </w:r>
      <w:r w:rsidRPr="00C901E8">
        <w:t>todos de autenticaci</w:t>
      </w:r>
      <w:r w:rsidRPr="00C901E8">
        <w:rPr>
          <w:rFonts w:cs="Bahnschrift SemiBold SemiConden"/>
        </w:rPr>
        <w:t>ó</w:t>
      </w:r>
      <w:r w:rsidRPr="00C901E8">
        <w:t>n se permiten (contraseña, clave pública, etc.)</w:t>
      </w:r>
    </w:p>
    <w:p w14:paraId="1B0C5F1B" w14:textId="3122FA32" w:rsidR="00630A65" w:rsidRDefault="00630A65" w:rsidP="00C901E8">
      <w:pPr>
        <w:pStyle w:val="Prrafodelista"/>
        <w:numPr>
          <w:ilvl w:val="1"/>
          <w:numId w:val="13"/>
        </w:numPr>
      </w:pPr>
      <w:r w:rsidRPr="00C901E8">
        <w:t>Opciones de seguridad y registro</w:t>
      </w:r>
    </w:p>
    <w:p w14:paraId="5A9A162F" w14:textId="77777777" w:rsidR="003E1ADB" w:rsidRDefault="003E1ADB" w:rsidP="003E1ADB"/>
    <w:p w14:paraId="5D3D2B96" w14:textId="3AEA05DB" w:rsidR="007C0A98" w:rsidRDefault="007C0A98" w:rsidP="007C0A98">
      <w:pPr>
        <w:pStyle w:val="Ttulo3"/>
        <w:numPr>
          <w:ilvl w:val="0"/>
          <w:numId w:val="7"/>
        </w:numPr>
      </w:pPr>
      <w:r>
        <w:t>I</w:t>
      </w:r>
      <w:r w:rsidR="001E281A" w:rsidRPr="001E281A">
        <w:t>ndique si es necesario reiniciar el servicio. ¿Cómo se reinicia un servicio en Ubuntu? ¿y en CentOS? Muestre la secuencia de comandos para hacerlo</w:t>
      </w:r>
    </w:p>
    <w:p w14:paraId="5EA1F1B9" w14:textId="77777777" w:rsidR="002D3970" w:rsidRDefault="001E281A" w:rsidP="007C0A98">
      <w:pPr>
        <w:pStyle w:val="Prrafodelista"/>
        <w:ind w:firstLine="0"/>
      </w:pPr>
      <w:r w:rsidRPr="001E281A">
        <w:t>Cuando modificas /etc/ssh/sshd_config hay que reiniciar los servicios.</w:t>
      </w:r>
    </w:p>
    <w:p w14:paraId="1806088E" w14:textId="77777777" w:rsidR="002D3970" w:rsidRDefault="001E281A" w:rsidP="002D3970">
      <w:pPr>
        <w:pStyle w:val="Prrafodelista"/>
        <w:numPr>
          <w:ilvl w:val="0"/>
          <w:numId w:val="14"/>
        </w:numPr>
        <w:rPr>
          <w:lang w:val="en-GB"/>
        </w:rPr>
      </w:pPr>
      <w:r w:rsidRPr="002D3970">
        <w:rPr>
          <w:lang w:val="en-GB"/>
        </w:rPr>
        <w:t>Ubuntu: sudo systemctl restart ssh</w:t>
      </w:r>
    </w:p>
    <w:p w14:paraId="2B4E8D9C" w14:textId="48EF1BB0" w:rsidR="001E281A" w:rsidRDefault="001E281A" w:rsidP="002D3970">
      <w:pPr>
        <w:pStyle w:val="Prrafodelista"/>
        <w:numPr>
          <w:ilvl w:val="0"/>
          <w:numId w:val="14"/>
        </w:numPr>
        <w:rPr>
          <w:lang w:val="en-GB"/>
        </w:rPr>
      </w:pPr>
      <w:r w:rsidRPr="002D3970">
        <w:rPr>
          <w:lang w:val="en-GB"/>
        </w:rPr>
        <w:t>CentOS: sudo systemctl restart sshd</w:t>
      </w:r>
    </w:p>
    <w:p w14:paraId="4BB21E73" w14:textId="77777777" w:rsidR="002D3970" w:rsidRDefault="002D3970" w:rsidP="002D3970">
      <w:pPr>
        <w:rPr>
          <w:lang w:val="en-GB"/>
        </w:rPr>
      </w:pPr>
    </w:p>
    <w:p w14:paraId="30A06D8B" w14:textId="3B2A797F" w:rsidR="002D3970" w:rsidRDefault="002D3970" w:rsidP="002D3970">
      <w:pPr>
        <w:pStyle w:val="Ttulo3"/>
        <w:numPr>
          <w:ilvl w:val="0"/>
          <w:numId w:val="7"/>
        </w:numPr>
      </w:pPr>
      <w:r w:rsidRPr="00127BE2">
        <w:rPr>
          <w:highlight w:val="yellow"/>
        </w:rPr>
        <w:t>CAE</w:t>
      </w:r>
      <w:r w:rsidRPr="002D3970">
        <w:t xml:space="preserve"> Existen dos modos de conexión FTP, detalle el</w:t>
      </w:r>
      <w:r>
        <w:t xml:space="preserve"> </w:t>
      </w:r>
      <w:r w:rsidRPr="002D3970">
        <w:t>funcionamiento de cada uno y sus diferencias.</w:t>
      </w:r>
    </w:p>
    <w:p w14:paraId="2F2B116E" w14:textId="77777777" w:rsidR="0042290E" w:rsidRDefault="0042290E" w:rsidP="0042290E">
      <w:r w:rsidRPr="0042290E">
        <w:t>FTP: protocolo de transferencia de datos</w:t>
      </w:r>
      <w:r>
        <w:t>.</w:t>
      </w:r>
    </w:p>
    <w:p w14:paraId="1303EA5B" w14:textId="77777777" w:rsidR="0042290E" w:rsidRDefault="0042290E" w:rsidP="0042290E">
      <w:pPr>
        <w:ind w:left="708" w:firstLine="0"/>
      </w:pPr>
      <w:r w:rsidRPr="0042290E">
        <w:t>Modo activo: el servidor siempre crea el canal de datos en el puerto 20, mientras que el cliente se asocia a un puerto aleatorio mayor que el 1024.</w:t>
      </w:r>
    </w:p>
    <w:p w14:paraId="3D0F66F3" w14:textId="18425ADC" w:rsidR="0042290E" w:rsidRDefault="0042290E" w:rsidP="0042290E">
      <w:pPr>
        <w:ind w:left="708" w:firstLine="0"/>
      </w:pPr>
      <w:r w:rsidRPr="0042290E">
        <w:t>Modo pasivo: El servidor FTP le indica al cliente en el momento de la conexión el puerto a través del que debe conectarse</w:t>
      </w:r>
      <w:r>
        <w:t>.</w:t>
      </w:r>
    </w:p>
    <w:p w14:paraId="7307080C" w14:textId="77777777" w:rsidR="0042290E" w:rsidRDefault="0042290E" w:rsidP="0042290E">
      <w:pPr>
        <w:ind w:left="708" w:firstLine="0"/>
      </w:pPr>
    </w:p>
    <w:p w14:paraId="1539F166" w14:textId="720888EB" w:rsidR="00E965C2" w:rsidRDefault="00422A9B" w:rsidP="00E965C2">
      <w:pPr>
        <w:pStyle w:val="Ttulo3"/>
        <w:numPr>
          <w:ilvl w:val="0"/>
          <w:numId w:val="7"/>
        </w:numPr>
      </w:pPr>
      <w:r w:rsidRPr="00422A9B">
        <w:t>Configure el servicio vsftpd con los siguientes cambios (no olvide reiniciar el servicio tras cualquier cambio de configuración) e ilústrelo con capturas de pantalla:</w:t>
      </w:r>
    </w:p>
    <w:p w14:paraId="57253EB8" w14:textId="77777777" w:rsidR="007F5FC6" w:rsidRDefault="007F5FC6" w:rsidP="007F5FC6">
      <w:pPr>
        <w:pStyle w:val="Ttulo3"/>
        <w:numPr>
          <w:ilvl w:val="0"/>
          <w:numId w:val="17"/>
        </w:numPr>
      </w:pPr>
      <w:r w:rsidRPr="007F5FC6">
        <w:t>No permitir la conexión a usuarios anónimos</w:t>
      </w:r>
    </w:p>
    <w:p w14:paraId="7AC2FAD8" w14:textId="77777777" w:rsidR="00F671BE" w:rsidRDefault="007F5FC6" w:rsidP="007F5FC6">
      <w:pPr>
        <w:pStyle w:val="Ttulo3"/>
        <w:numPr>
          <w:ilvl w:val="0"/>
          <w:numId w:val="17"/>
        </w:numPr>
      </w:pPr>
      <w:r w:rsidRPr="007F5FC6">
        <w:t>Permitir el acceso utilizando las cuentas de usuarios del anfitrión local.</w:t>
      </w:r>
    </w:p>
    <w:p w14:paraId="28D871AC" w14:textId="77777777" w:rsidR="00F671BE" w:rsidRDefault="007F5FC6" w:rsidP="007F5FC6">
      <w:pPr>
        <w:pStyle w:val="Ttulo3"/>
        <w:numPr>
          <w:ilvl w:val="0"/>
          <w:numId w:val="17"/>
        </w:numPr>
      </w:pPr>
      <w:r w:rsidRPr="007F5FC6">
        <w:t>Activar los registros, tanto para conexiones como para transferencias.</w:t>
      </w:r>
    </w:p>
    <w:p w14:paraId="71EE5082" w14:textId="4A047A66" w:rsidR="00E965C2" w:rsidRDefault="007F5FC6" w:rsidP="007F5FC6">
      <w:pPr>
        <w:pStyle w:val="Ttulo3"/>
        <w:numPr>
          <w:ilvl w:val="0"/>
          <w:numId w:val="17"/>
        </w:numPr>
      </w:pPr>
      <w:r w:rsidRPr="007F5FC6">
        <w:t>Establecer el mensaje “Bienvenido al servidor FTP de NOMBRE APELLIDOS en CentOS” como mensaje de bienvenida del servicio.</w:t>
      </w:r>
    </w:p>
    <w:p w14:paraId="123095B3" w14:textId="77777777" w:rsidR="00900213" w:rsidRDefault="00900213" w:rsidP="006853AB">
      <w:r w:rsidRPr="00900213">
        <w:t>1. Instalar vsftpd: sudo dnf install vsftpd -y</w:t>
      </w:r>
    </w:p>
    <w:p w14:paraId="1DAEBE14" w14:textId="3F529058" w:rsidR="00900213" w:rsidRDefault="00900213" w:rsidP="006853AB">
      <w:r w:rsidRPr="00900213">
        <w:t>2. Editar la configuración</w:t>
      </w:r>
      <w:r w:rsidR="00E861E2">
        <w:tab/>
      </w:r>
      <w:r w:rsidRPr="00900213">
        <w:t>sudo nano /etc/vsftpd/vsftpd.conf</w:t>
      </w:r>
    </w:p>
    <w:p w14:paraId="4B9598B8" w14:textId="6C03586A" w:rsidR="00900213" w:rsidRDefault="00900213" w:rsidP="00900213">
      <w:pPr>
        <w:pStyle w:val="Prrafodelista"/>
        <w:numPr>
          <w:ilvl w:val="0"/>
          <w:numId w:val="18"/>
        </w:numPr>
      </w:pPr>
      <w:r w:rsidRPr="00900213">
        <w:t>No permitir la conexión a usuarios anónimos</w:t>
      </w:r>
      <w:r>
        <w:tab/>
      </w:r>
      <w:r>
        <w:tab/>
      </w:r>
      <w:r>
        <w:tab/>
      </w:r>
      <w:r>
        <w:tab/>
      </w:r>
      <w:r>
        <w:tab/>
      </w:r>
      <w:r>
        <w:tab/>
      </w:r>
      <w:r>
        <w:tab/>
      </w:r>
      <w:r w:rsidRPr="00900213">
        <w:t>anonymous_enable=NO</w:t>
      </w:r>
    </w:p>
    <w:p w14:paraId="15DBD77C" w14:textId="5763C401" w:rsidR="00900213" w:rsidRDefault="00900213" w:rsidP="00900213">
      <w:pPr>
        <w:pStyle w:val="Prrafodelista"/>
        <w:numPr>
          <w:ilvl w:val="0"/>
          <w:numId w:val="18"/>
        </w:numPr>
      </w:pPr>
      <w:r w:rsidRPr="00900213">
        <w:lastRenderedPageBreak/>
        <w:t>Permitir el acceso utilizando las cuentas de usuarios del anfitrión local.</w:t>
      </w:r>
      <w:r>
        <w:tab/>
      </w:r>
      <w:r>
        <w:tab/>
      </w:r>
      <w:r>
        <w:tab/>
      </w:r>
      <w:r w:rsidR="00E861E2">
        <w:tab/>
      </w:r>
      <w:r w:rsidRPr="00900213">
        <w:t>local_enable=YES</w:t>
      </w:r>
    </w:p>
    <w:p w14:paraId="459502DB" w14:textId="77777777" w:rsidR="00D826A7" w:rsidRDefault="00900213" w:rsidP="00900213">
      <w:pPr>
        <w:pStyle w:val="Prrafodelista"/>
        <w:numPr>
          <w:ilvl w:val="0"/>
          <w:numId w:val="18"/>
        </w:numPr>
      </w:pPr>
      <w:r w:rsidRPr="00900213">
        <w:t>Activar los registros, tanto para conexiones como para transferencias.</w:t>
      </w:r>
    </w:p>
    <w:p w14:paraId="74EFF4B2" w14:textId="77777777" w:rsidR="00E861E2" w:rsidRDefault="00900213" w:rsidP="00E861E2">
      <w:pPr>
        <w:ind w:left="2832"/>
      </w:pPr>
      <w:r w:rsidRPr="00900213">
        <w:t>xferlog_enable=YES</w:t>
      </w:r>
    </w:p>
    <w:p w14:paraId="66898777" w14:textId="77777777" w:rsidR="00E861E2" w:rsidRDefault="00900213" w:rsidP="00E861E2">
      <w:pPr>
        <w:ind w:left="2832"/>
      </w:pPr>
      <w:r w:rsidRPr="00900213">
        <w:t>dual_log_enable=YES</w:t>
      </w:r>
      <w:r w:rsidR="00E861E2">
        <w:tab/>
      </w:r>
      <w:r w:rsidRPr="00900213">
        <w:t>Este puede depender de SELinux</w:t>
      </w:r>
    </w:p>
    <w:p w14:paraId="3EEA0DB8" w14:textId="77777777" w:rsidR="00DC2AA1" w:rsidRPr="00A84952" w:rsidRDefault="00900213" w:rsidP="00E861E2">
      <w:pPr>
        <w:ind w:left="2832"/>
        <w:rPr>
          <w:lang w:val="en-GB"/>
        </w:rPr>
      </w:pPr>
      <w:r w:rsidRPr="00A84952">
        <w:rPr>
          <w:lang w:val="en-GB"/>
        </w:rPr>
        <w:t>xferlog_file=/var/log/vsftpd.log</w:t>
      </w:r>
    </w:p>
    <w:p w14:paraId="491957BE" w14:textId="77777777" w:rsidR="00DC2AA1" w:rsidRPr="00A84952" w:rsidRDefault="00900213" w:rsidP="00E861E2">
      <w:pPr>
        <w:ind w:left="2832"/>
        <w:rPr>
          <w:lang w:val="en-GB"/>
        </w:rPr>
      </w:pPr>
      <w:r w:rsidRPr="00A84952">
        <w:rPr>
          <w:lang w:val="en-GB"/>
        </w:rPr>
        <w:t>xferlog_std_format=YES</w:t>
      </w:r>
    </w:p>
    <w:p w14:paraId="0C793B71" w14:textId="77777777" w:rsidR="00DC2AA1" w:rsidRDefault="00900213" w:rsidP="00DC2AA1">
      <w:pPr>
        <w:pStyle w:val="Prrafodelista"/>
        <w:numPr>
          <w:ilvl w:val="0"/>
          <w:numId w:val="19"/>
        </w:numPr>
      </w:pPr>
      <w:r w:rsidRPr="00900213">
        <w:t>Establecer el mensaje “Bienvenido al servidor FTP de NOMBRE APELLIDOS en CentOS” como mensaje de bienvenida del servicio.</w:t>
      </w:r>
    </w:p>
    <w:p w14:paraId="3449FC2A" w14:textId="522910E0" w:rsidR="006853AB" w:rsidRPr="006853AB" w:rsidRDefault="00900213" w:rsidP="00DC2AA1">
      <w:pPr>
        <w:pStyle w:val="Prrafodelista"/>
        <w:ind w:left="2832" w:firstLine="0"/>
      </w:pPr>
      <w:r w:rsidRPr="00900213">
        <w:t>ftpd_banner=Bienvenido al servidor FTP de NOMBRE APELLIDOS en CentOS</w:t>
      </w:r>
    </w:p>
    <w:p w14:paraId="5EB3F3A0" w14:textId="77777777" w:rsidR="00D73C30" w:rsidRDefault="00D73C30" w:rsidP="007C0A98">
      <w:pPr>
        <w:pStyle w:val="Prrafodelista"/>
        <w:ind w:firstLine="0"/>
      </w:pPr>
      <w:r w:rsidRPr="00D73C30">
        <w:t>3. Reiniciar el servicio</w:t>
      </w:r>
    </w:p>
    <w:p w14:paraId="0288AA4C" w14:textId="77777777" w:rsidR="00B95FEA" w:rsidRPr="00A84952" w:rsidRDefault="00D73C30" w:rsidP="00B95FEA">
      <w:pPr>
        <w:pStyle w:val="Prrafodelista"/>
        <w:ind w:firstLine="696"/>
      </w:pPr>
      <w:r w:rsidRPr="00A84952">
        <w:t>sudo systemctl restart vsftpd</w:t>
      </w:r>
    </w:p>
    <w:p w14:paraId="796B18C3" w14:textId="77777777" w:rsidR="00B95FEA" w:rsidRPr="00A84952" w:rsidRDefault="00D73C30" w:rsidP="00B95FEA">
      <w:pPr>
        <w:pStyle w:val="Prrafodelista"/>
        <w:ind w:firstLine="696"/>
      </w:pPr>
      <w:r w:rsidRPr="00A84952">
        <w:t>sudo systemctl enable vsftpd</w:t>
      </w:r>
    </w:p>
    <w:p w14:paraId="7217927C" w14:textId="77777777" w:rsidR="00B95FEA" w:rsidRDefault="00D73C30" w:rsidP="007C0A98">
      <w:pPr>
        <w:pStyle w:val="Prrafodelista"/>
        <w:ind w:firstLine="0"/>
      </w:pPr>
      <w:r w:rsidRPr="00D73C30">
        <w:t>4. Verificar el estado</w:t>
      </w:r>
    </w:p>
    <w:p w14:paraId="478CD2D7" w14:textId="77777777" w:rsidR="00C828D6" w:rsidRDefault="00D73C30" w:rsidP="00C828D6">
      <w:pPr>
        <w:pStyle w:val="Prrafodelista"/>
        <w:ind w:firstLine="696"/>
      </w:pPr>
      <w:r w:rsidRPr="00D73C30">
        <w:t>sudo systemctl status vsftpd</w:t>
      </w:r>
    </w:p>
    <w:p w14:paraId="75D170E6" w14:textId="77777777" w:rsidR="00C828D6" w:rsidRDefault="00C828D6" w:rsidP="00C828D6">
      <w:pPr>
        <w:ind w:firstLine="0"/>
      </w:pPr>
    </w:p>
    <w:p w14:paraId="04DF7160" w14:textId="77777777" w:rsidR="004E6250" w:rsidRDefault="00D73C30" w:rsidP="000107A7">
      <w:pPr>
        <w:ind w:left="708" w:firstLine="0"/>
      </w:pPr>
      <w:r w:rsidRPr="00D73C30">
        <w:t>En CentOS con SELinux activo, muchas funciones de vsftpd no funcionan solo con la configuración en vsftpd.conf, porque SELinux impone restricciones adicionales sobre los directorios y operaciones FTP</w:t>
      </w:r>
    </w:p>
    <w:p w14:paraId="2E6C4A72" w14:textId="096F10AD" w:rsidR="003E1ADB" w:rsidRPr="004E6250" w:rsidRDefault="00D73C30" w:rsidP="000107A7">
      <w:pPr>
        <w:ind w:left="708" w:firstLine="0"/>
        <w:rPr>
          <w:lang w:val="en-GB"/>
        </w:rPr>
      </w:pPr>
      <w:r w:rsidRPr="004E6250">
        <w:rPr>
          <w:lang w:val="en-GB"/>
        </w:rPr>
        <w:t>sudo setsebool -P ftp_home_dir on</w:t>
      </w:r>
    </w:p>
    <w:p w14:paraId="7D613299" w14:textId="77777777" w:rsidR="003E1ADB" w:rsidRDefault="003E1ADB" w:rsidP="004E6250">
      <w:pPr>
        <w:ind w:firstLine="0"/>
        <w:rPr>
          <w:lang w:val="en-GB"/>
        </w:rPr>
      </w:pPr>
    </w:p>
    <w:p w14:paraId="18895AF0" w14:textId="2FF953BE" w:rsidR="004E6250" w:rsidRDefault="004E6250" w:rsidP="004E6250">
      <w:pPr>
        <w:pStyle w:val="Ttulo3"/>
        <w:numPr>
          <w:ilvl w:val="0"/>
          <w:numId w:val="7"/>
        </w:numPr>
      </w:pPr>
      <w:r w:rsidRPr="004E6250">
        <w:t>¿Qué es SELinux y qué funcionalidad tiene? Realice las modificaciones necesarias para que el servicio vsftpd proporcione la funcionalidad mencionada en el punto anterior (Pistas: vsftpd.conf ; setsebool ; dual_log_enable).</w:t>
      </w:r>
    </w:p>
    <w:p w14:paraId="6AED7040" w14:textId="77777777" w:rsidR="003B3F65" w:rsidRDefault="000107A7" w:rsidP="000107A7">
      <w:pPr>
        <w:ind w:left="708" w:firstLine="0"/>
      </w:pPr>
      <w:r w:rsidRPr="000107A7">
        <w:t>SELinux (Security-Enhanced Linux) es un módulo de seguridad que implementa control de acceso obligatorio (MAC) para reforzar la seguridad del sistema. Controla qué procesos pueden acceder a qué archivos, puertos, etc., incluso si el usuario tiene permisos tradicionales.</w:t>
      </w:r>
    </w:p>
    <w:p w14:paraId="7AC42D2E" w14:textId="77777777" w:rsidR="003B3F65" w:rsidRDefault="000107A7" w:rsidP="000107A7">
      <w:pPr>
        <w:ind w:left="708" w:firstLine="0"/>
      </w:pPr>
      <w:r w:rsidRPr="000107A7">
        <w:t xml:space="preserve">Funcionalidad: Previene que servicios o procesos realicen acciones no autorizadas, aunque el usuario sea root. </w:t>
      </w:r>
    </w:p>
    <w:p w14:paraId="55F35219" w14:textId="77777777" w:rsidR="004A4A44" w:rsidRDefault="000107A7" w:rsidP="004A4A44">
      <w:pPr>
        <w:pStyle w:val="Prrafodelista"/>
        <w:numPr>
          <w:ilvl w:val="0"/>
          <w:numId w:val="20"/>
        </w:numPr>
      </w:pPr>
      <w:r w:rsidRPr="000107A7">
        <w:t>Configuración de SELinux para vsftpd</w:t>
      </w:r>
    </w:p>
    <w:p w14:paraId="04089CF5" w14:textId="77777777" w:rsidR="004A4A44" w:rsidRDefault="000107A7" w:rsidP="004A4A44">
      <w:pPr>
        <w:pStyle w:val="Prrafodelista"/>
        <w:ind w:firstLine="696"/>
      </w:pPr>
      <w:r w:rsidRPr="000107A7">
        <w:t>Instalar herramientas (si no están instaladas)</w:t>
      </w:r>
    </w:p>
    <w:p w14:paraId="719DBDAF" w14:textId="35511E6A" w:rsidR="004A4A44" w:rsidRPr="004A4A44" w:rsidRDefault="000107A7" w:rsidP="004A4A44">
      <w:pPr>
        <w:pStyle w:val="Prrafodelista"/>
        <w:ind w:firstLine="696"/>
        <w:rPr>
          <w:lang w:val="en-GB"/>
        </w:rPr>
      </w:pPr>
      <w:r w:rsidRPr="004A4A44">
        <w:rPr>
          <w:lang w:val="en-GB"/>
        </w:rPr>
        <w:t>sudo dnf install policycoreutils-python-utils -y</w:t>
      </w:r>
    </w:p>
    <w:p w14:paraId="3AFA27D1" w14:textId="77777777" w:rsidR="004A4A44" w:rsidRPr="004A4A44" w:rsidRDefault="000107A7" w:rsidP="004A4A44">
      <w:pPr>
        <w:pStyle w:val="Prrafodelista"/>
        <w:numPr>
          <w:ilvl w:val="0"/>
          <w:numId w:val="20"/>
        </w:numPr>
      </w:pPr>
      <w:r w:rsidRPr="003B3F65">
        <w:rPr>
          <w:lang w:val="en-GB"/>
        </w:rPr>
        <w:t>Permitir FTP local y escritura</w:t>
      </w:r>
    </w:p>
    <w:p w14:paraId="10927093" w14:textId="77777777" w:rsidR="004A4A44" w:rsidRDefault="000107A7" w:rsidP="004A4A44">
      <w:pPr>
        <w:ind w:left="720" w:firstLine="696"/>
        <w:rPr>
          <w:lang w:val="en-GB"/>
        </w:rPr>
      </w:pPr>
      <w:r w:rsidRPr="004A4A44">
        <w:rPr>
          <w:lang w:val="en-GB"/>
        </w:rPr>
        <w:t>sudo setsebool -P ftp_home_dir 1</w:t>
      </w:r>
    </w:p>
    <w:p w14:paraId="4447C655" w14:textId="77777777" w:rsidR="004A4A44" w:rsidRDefault="000107A7" w:rsidP="004A4A44">
      <w:pPr>
        <w:ind w:left="720" w:firstLine="696"/>
        <w:rPr>
          <w:lang w:val="en-GB"/>
        </w:rPr>
      </w:pPr>
      <w:r w:rsidRPr="004A4A44">
        <w:rPr>
          <w:lang w:val="en-GB"/>
        </w:rPr>
        <w:t>sudo setsebool -P allow_ftpd_full_access 1</w:t>
      </w:r>
    </w:p>
    <w:p w14:paraId="550262EC" w14:textId="77777777" w:rsidR="004A4A44" w:rsidRPr="004A4A44" w:rsidRDefault="000107A7" w:rsidP="004A4A44">
      <w:pPr>
        <w:pStyle w:val="Prrafodelista"/>
        <w:numPr>
          <w:ilvl w:val="0"/>
          <w:numId w:val="20"/>
        </w:numPr>
      </w:pPr>
      <w:r w:rsidRPr="004A4A44">
        <w:t>Dual log (ya mencionado en vsftpd.conf)</w:t>
      </w:r>
    </w:p>
    <w:p w14:paraId="7B9F541C" w14:textId="77777777" w:rsidR="004A4A44" w:rsidRDefault="000107A7" w:rsidP="004A4A44">
      <w:pPr>
        <w:pStyle w:val="Prrafodelista"/>
        <w:ind w:firstLine="696"/>
      </w:pPr>
      <w:r w:rsidRPr="004A4A44">
        <w:t>dual_log_enable=YES</w:t>
      </w:r>
    </w:p>
    <w:p w14:paraId="0A3D7798" w14:textId="77777777" w:rsidR="004A4A44" w:rsidRDefault="000107A7" w:rsidP="004A4A44">
      <w:pPr>
        <w:pStyle w:val="Prrafodelista"/>
        <w:numPr>
          <w:ilvl w:val="0"/>
          <w:numId w:val="20"/>
        </w:numPr>
      </w:pPr>
      <w:r w:rsidRPr="004A4A44">
        <w:t>Reiniciar servicio</w:t>
      </w:r>
    </w:p>
    <w:p w14:paraId="0FEE1CEA" w14:textId="18B8F28B" w:rsidR="0072708D" w:rsidRDefault="000107A7" w:rsidP="004A4A44">
      <w:pPr>
        <w:pStyle w:val="Prrafodelista"/>
        <w:ind w:firstLine="696"/>
      </w:pPr>
      <w:r w:rsidRPr="004A4A44">
        <w:t>sudo systemctl restart vsftpd</w:t>
      </w:r>
    </w:p>
    <w:p w14:paraId="3F6CB876" w14:textId="77777777" w:rsidR="004A4A44" w:rsidRDefault="004A4A44" w:rsidP="004A4A44">
      <w:pPr>
        <w:pStyle w:val="Prrafodelista"/>
        <w:ind w:firstLine="696"/>
      </w:pPr>
    </w:p>
    <w:p w14:paraId="1839C99C" w14:textId="77777777" w:rsidR="004A4A44" w:rsidRDefault="004A4A44" w:rsidP="004A4A44">
      <w:pPr>
        <w:pStyle w:val="Prrafodelista"/>
        <w:ind w:firstLine="696"/>
      </w:pPr>
    </w:p>
    <w:p w14:paraId="4629CC42" w14:textId="7E01172D" w:rsidR="004A4A44" w:rsidRDefault="00902437" w:rsidP="004A4A44">
      <w:pPr>
        <w:pStyle w:val="Ttulo3"/>
        <w:numPr>
          <w:ilvl w:val="0"/>
          <w:numId w:val="7"/>
        </w:numPr>
      </w:pPr>
      <w:r w:rsidRPr="00902437">
        <w:lastRenderedPageBreak/>
        <w:t>Muestre la secuencia de comandos que utilizaría para subir una imagen al directorio /home/usuario/practica3 del servidor ftp de CentOS desde la máquina anfitriona. Muestre también el log que ha registrado el servicio al realizar las operaciones anteriores.</w:t>
      </w:r>
    </w:p>
    <w:p w14:paraId="69B9E508" w14:textId="77777777" w:rsidR="00902437" w:rsidRDefault="00902437" w:rsidP="00902437">
      <w:r w:rsidRPr="00902437">
        <w:t>Crea la carpeta</w:t>
      </w:r>
    </w:p>
    <w:p w14:paraId="6FC21E86" w14:textId="77777777" w:rsidR="00902437" w:rsidRDefault="00902437" w:rsidP="00902437">
      <w:pPr>
        <w:ind w:left="708"/>
      </w:pPr>
      <w:r w:rsidRPr="00902437">
        <w:t>mkdir practica3</w:t>
      </w:r>
    </w:p>
    <w:p w14:paraId="4DD5FCAC" w14:textId="77777777" w:rsidR="00902437" w:rsidRDefault="00902437" w:rsidP="00902437">
      <w:pPr>
        <w:ind w:left="708"/>
      </w:pPr>
      <w:r w:rsidRPr="00902437">
        <w:t>cd practica3</w:t>
      </w:r>
    </w:p>
    <w:p w14:paraId="6F7157A9" w14:textId="77777777" w:rsidR="00902437" w:rsidRDefault="00902437" w:rsidP="00902437">
      <w:pPr>
        <w:ind w:left="708" w:firstLine="0"/>
      </w:pPr>
      <w:r w:rsidRPr="00902437">
        <w:t>Subir la imagen</w:t>
      </w:r>
    </w:p>
    <w:p w14:paraId="03F2308F" w14:textId="77777777" w:rsidR="00902437" w:rsidRDefault="00902437" w:rsidP="00902437">
      <w:pPr>
        <w:ind w:left="708"/>
      </w:pPr>
      <w:r w:rsidRPr="00902437">
        <w:t>put imagen.jpg</w:t>
      </w:r>
    </w:p>
    <w:p w14:paraId="31289FAB" w14:textId="77777777" w:rsidR="00902437" w:rsidRDefault="00902437" w:rsidP="00902437">
      <w:pPr>
        <w:ind w:left="708" w:firstLine="0"/>
      </w:pPr>
      <w:r w:rsidRPr="00902437">
        <w:t>Verificar logs en el servidor CentOS</w:t>
      </w:r>
    </w:p>
    <w:p w14:paraId="01C331A3" w14:textId="77777777" w:rsidR="00902437" w:rsidRDefault="00902437" w:rsidP="00902437">
      <w:r w:rsidRPr="00902437">
        <w:t>Para confirmar que la operación se registró, revisa el archivo de log de vsftpd</w:t>
      </w:r>
    </w:p>
    <w:p w14:paraId="74603F32" w14:textId="5228C966" w:rsidR="00902437" w:rsidRDefault="00902437" w:rsidP="00902437">
      <w:pPr>
        <w:ind w:left="708"/>
      </w:pPr>
      <w:r w:rsidRPr="00902437">
        <w:t>sudo tail -f /var/log/vsftpd.log</w:t>
      </w:r>
    </w:p>
    <w:p w14:paraId="26465D99" w14:textId="77777777" w:rsidR="007430B8" w:rsidRDefault="007430B8" w:rsidP="007430B8">
      <w:pPr>
        <w:ind w:firstLine="0"/>
      </w:pPr>
    </w:p>
    <w:p w14:paraId="277D68B4" w14:textId="46C6DDF1" w:rsidR="007430B8" w:rsidRDefault="007430B8" w:rsidP="007430B8">
      <w:pPr>
        <w:pStyle w:val="Ttulo3"/>
        <w:numPr>
          <w:ilvl w:val="0"/>
          <w:numId w:val="7"/>
        </w:numPr>
      </w:pPr>
      <w:r w:rsidRPr="00C62510">
        <w:rPr>
          <w:highlight w:val="magenta"/>
        </w:rPr>
        <w:t>NO CAE</w:t>
      </w:r>
      <w:r>
        <w:t xml:space="preserve"> </w:t>
      </w:r>
      <w:r w:rsidRPr="007430B8">
        <w:t>Muestre la secuencia de comandos que utilizaría para subir una imagen al</w:t>
      </w:r>
      <w:r w:rsidR="00F40FB0">
        <w:t xml:space="preserve"> </w:t>
      </w:r>
      <w:r w:rsidRPr="007430B8">
        <w:t>directorio /usuario/practica3 del servidor ftp de Windows desde la máquina</w:t>
      </w:r>
      <w:r w:rsidR="00F40FB0">
        <w:t xml:space="preserve"> </w:t>
      </w:r>
      <w:r w:rsidRPr="007430B8">
        <w:t>anfitriona. Ilústrelo con capturas de pantalla.</w:t>
      </w:r>
    </w:p>
    <w:p w14:paraId="09996E73" w14:textId="58C9C6C1" w:rsidR="00F40FB0" w:rsidRDefault="00F40FB0" w:rsidP="00F40FB0">
      <w:pPr>
        <w:ind w:firstLine="0"/>
      </w:pPr>
    </w:p>
    <w:p w14:paraId="0BB6CCAD" w14:textId="7325C408" w:rsidR="00F40FB0" w:rsidRDefault="00F40FB0" w:rsidP="00F40FB0">
      <w:pPr>
        <w:pStyle w:val="Ttulo3"/>
        <w:numPr>
          <w:ilvl w:val="0"/>
          <w:numId w:val="7"/>
        </w:numPr>
      </w:pPr>
      <w:r>
        <w:t>Enumere otros servidores web (mínimo 3 servidores sin considerar Apache, IIS, ni nginx)</w:t>
      </w:r>
    </w:p>
    <w:p w14:paraId="7ED6B8F3" w14:textId="77777777" w:rsidR="00F40FB0" w:rsidRDefault="00F40FB0" w:rsidP="00F40FB0">
      <w:r>
        <w:t>ProFTPD (servidor FTP para Linux)</w:t>
      </w:r>
    </w:p>
    <w:p w14:paraId="0E8233A6" w14:textId="77777777" w:rsidR="00F40FB0" w:rsidRDefault="00F40FB0" w:rsidP="00F40FB0">
      <w:r>
        <w:t>Pure-FTPd (servidor FTP seguro y eficiente)</w:t>
      </w:r>
    </w:p>
    <w:p w14:paraId="3404140A" w14:textId="77777777" w:rsidR="00F40FB0" w:rsidRDefault="00F40FB0" w:rsidP="00F40FB0">
      <w:r>
        <w:t>Lighttpd (servidor web ligero)</w:t>
      </w:r>
    </w:p>
    <w:p w14:paraId="1B8187F8" w14:textId="77777777" w:rsidR="00F40FB0" w:rsidRDefault="00F40FB0" w:rsidP="00F40FB0">
      <w:r>
        <w:t>Cherokee (servidor web rápido)</w:t>
      </w:r>
    </w:p>
    <w:p w14:paraId="534A01BF" w14:textId="77777777" w:rsidR="00F40FB0" w:rsidRDefault="00F40FB0" w:rsidP="00F40FB0">
      <w:r>
        <w:t>Monkey HTTP Server (web server para sistemas embebidos)</w:t>
      </w:r>
    </w:p>
    <w:p w14:paraId="0A15F073" w14:textId="77777777" w:rsidR="00F40FB0" w:rsidRDefault="00F40FB0" w:rsidP="00F40FB0"/>
    <w:p w14:paraId="5931CF42" w14:textId="77777777" w:rsidR="00F40FB0" w:rsidRDefault="00F40FB0" w:rsidP="00F40FB0">
      <w:r>
        <w:t>Crear una mini página web básica, index.html</w:t>
      </w:r>
    </w:p>
    <w:p w14:paraId="66E8ECC4" w14:textId="6191B174" w:rsidR="00F40FB0" w:rsidRDefault="00F40FB0" w:rsidP="00756456">
      <w:pPr>
        <w:ind w:left="708"/>
      </w:pPr>
      <w:r>
        <w:t>&lt;h1&gt; “Hola mundo</w:t>
      </w:r>
      <w:r w:rsidR="00756456">
        <w:t>”</w:t>
      </w:r>
      <w:r>
        <w:t xml:space="preserve"> &lt;/h1&gt;</w:t>
      </w:r>
    </w:p>
    <w:p w14:paraId="14C622D9" w14:textId="278F1AEB" w:rsidR="00F40FB0" w:rsidRPr="00F40FB0" w:rsidRDefault="00F40FB0" w:rsidP="00756456">
      <w:pPr>
        <w:ind w:left="1416" w:firstLine="0"/>
      </w:pPr>
      <w:r>
        <w:t xml:space="preserve">Tiene que verse en </w:t>
      </w:r>
      <w:r w:rsidR="00756456">
        <w:t>W</w:t>
      </w:r>
      <w:r>
        <w:t xml:space="preserve">indows </w:t>
      </w:r>
      <w:r w:rsidR="00756456">
        <w:t>y</w:t>
      </w:r>
      <w:r>
        <w:t xml:space="preserve"> </w:t>
      </w:r>
      <w:r w:rsidR="00756456">
        <w:t xml:space="preserve">Linux, </w:t>
      </w:r>
      <w:r>
        <w:t>si FTP no funciona hacer en hacerlo con otro</w:t>
      </w:r>
    </w:p>
    <w:p w14:paraId="5CB3E562" w14:textId="77777777" w:rsidR="00F40FB0" w:rsidRDefault="00F40FB0" w:rsidP="00F40FB0"/>
    <w:p w14:paraId="028D1E26" w14:textId="77777777" w:rsidR="00F40FB0" w:rsidRDefault="00F40FB0" w:rsidP="00F40FB0"/>
    <w:p w14:paraId="741F1456" w14:textId="77777777" w:rsidR="00756456" w:rsidRDefault="00756456" w:rsidP="00F40FB0"/>
    <w:p w14:paraId="533D0AC9" w14:textId="77777777" w:rsidR="00756456" w:rsidRDefault="00756456" w:rsidP="00F40FB0"/>
    <w:p w14:paraId="3ED13A19" w14:textId="77777777" w:rsidR="00756456" w:rsidRDefault="00756456" w:rsidP="00F40FB0"/>
    <w:p w14:paraId="77D44669" w14:textId="77777777" w:rsidR="00756456" w:rsidRDefault="00756456" w:rsidP="00F40FB0"/>
    <w:p w14:paraId="3EFC7364" w14:textId="77777777" w:rsidR="00756456" w:rsidRDefault="00756456" w:rsidP="00F40FB0"/>
    <w:p w14:paraId="378472A1" w14:textId="77777777" w:rsidR="00756456" w:rsidRDefault="00756456" w:rsidP="00F40FB0"/>
    <w:p w14:paraId="63416B60" w14:textId="77777777" w:rsidR="00756456" w:rsidRDefault="00756456" w:rsidP="00F40FB0"/>
    <w:p w14:paraId="0E738B9B" w14:textId="77777777" w:rsidR="00756456" w:rsidRDefault="00756456" w:rsidP="00F40FB0"/>
    <w:p w14:paraId="2602809C" w14:textId="77777777" w:rsidR="00756456" w:rsidRDefault="00756456" w:rsidP="00F40FB0"/>
    <w:p w14:paraId="05AA3B4F" w14:textId="77777777" w:rsidR="00756456" w:rsidRDefault="00756456" w:rsidP="00F40FB0"/>
    <w:p w14:paraId="3A0203EE" w14:textId="77777777" w:rsidR="00756456" w:rsidRDefault="00756456" w:rsidP="00F40FB0"/>
    <w:p w14:paraId="722D40E3" w14:textId="77777777" w:rsidR="00756456" w:rsidRDefault="00756456" w:rsidP="00F40FB0"/>
    <w:p w14:paraId="408C490B" w14:textId="77777777" w:rsidR="00756456" w:rsidRDefault="00756456" w:rsidP="00F40FB0"/>
    <w:p w14:paraId="4D797F9F" w14:textId="2E739C92" w:rsidR="00756456" w:rsidRPr="00794B8C" w:rsidRDefault="00756456" w:rsidP="00756456">
      <w:pPr>
        <w:pStyle w:val="Ttulo2"/>
      </w:pPr>
      <w:r w:rsidRPr="00794B8C">
        <w:lastRenderedPageBreak/>
        <w:t xml:space="preserve">Práctica </w:t>
      </w:r>
      <w:r>
        <w:t>4</w:t>
      </w:r>
    </w:p>
    <w:p w14:paraId="6AEFDC21" w14:textId="4FF79982" w:rsidR="00756456" w:rsidRDefault="00C87305" w:rsidP="00490521">
      <w:pPr>
        <w:pStyle w:val="Ttulo3"/>
        <w:numPr>
          <w:ilvl w:val="0"/>
          <w:numId w:val="21"/>
        </w:numPr>
      </w:pPr>
      <w:r w:rsidRPr="00C87305">
        <w:t>Inspeccione algunos de los archivos y directorios anteriores, indique qué representa cada uno y realice un resumen de la actividad actual de su sistema Ubuntu y CentOS.</w:t>
      </w:r>
    </w:p>
    <w:p w14:paraId="3C1DEA3B" w14:textId="77777777" w:rsidR="00DC2B5B" w:rsidRPr="00AC3089" w:rsidRDefault="00840956" w:rsidP="00DC2B5B">
      <w:pPr>
        <w:rPr>
          <w:b/>
          <w:bCs/>
        </w:rPr>
      </w:pPr>
      <w:r w:rsidRPr="00AC3089">
        <w:rPr>
          <w:b/>
          <w:bCs/>
        </w:rPr>
        <w:t>Información global del sistema (archivos en /proc)</w:t>
      </w:r>
    </w:p>
    <w:p w14:paraId="2C2AC4F7" w14:textId="76825526" w:rsidR="00DC2B5B" w:rsidRDefault="00840956" w:rsidP="00DC2B5B">
      <w:r w:rsidRPr="00840956">
        <w:t>/proc/loadavg</w:t>
      </w:r>
      <w:r w:rsidR="00DC2B5B">
        <w:tab/>
      </w:r>
      <w:r w:rsidR="00DC2B5B">
        <w:tab/>
        <w:t>M</w:t>
      </w:r>
      <w:r w:rsidRPr="00840956">
        <w:t>uestra la carga del sistema</w:t>
      </w:r>
    </w:p>
    <w:p w14:paraId="065C3EA3" w14:textId="13C4F1C3" w:rsidR="00DC2B5B" w:rsidRDefault="00840956" w:rsidP="00DC2B5B">
      <w:r w:rsidRPr="00840956">
        <w:t xml:space="preserve">cat /proc/loadavg </w:t>
      </w:r>
      <w:r w:rsidR="00DC2B5B">
        <w:tab/>
      </w:r>
      <w:r w:rsidR="00DC2B5B" w:rsidRPr="00C90BA6">
        <w:t>→</w:t>
      </w:r>
      <w:r w:rsidR="00DC2B5B">
        <w:t xml:space="preserve"> </w:t>
      </w:r>
      <w:r w:rsidR="00905788">
        <w:t>0.15 0.06 0.02 3/218 1224</w:t>
      </w:r>
    </w:p>
    <w:p w14:paraId="04A34379" w14:textId="77777777" w:rsidR="00DC2B5B" w:rsidRDefault="00840956" w:rsidP="00DC2B5B">
      <w:pPr>
        <w:pStyle w:val="Prrafodelista"/>
        <w:numPr>
          <w:ilvl w:val="0"/>
          <w:numId w:val="19"/>
        </w:numPr>
      </w:pPr>
      <w:r w:rsidRPr="00840956">
        <w:t>Primer parámetro: Carga media en 1 minuto</w:t>
      </w:r>
    </w:p>
    <w:p w14:paraId="670FF548" w14:textId="77777777" w:rsidR="00DC2B5B" w:rsidRDefault="00840956" w:rsidP="00DC2B5B">
      <w:pPr>
        <w:pStyle w:val="Prrafodelista"/>
        <w:numPr>
          <w:ilvl w:val="0"/>
          <w:numId w:val="19"/>
        </w:numPr>
      </w:pPr>
      <w:r w:rsidRPr="00840956">
        <w:t>Segundo parámetro: Carga media en 5 minutos</w:t>
      </w:r>
    </w:p>
    <w:p w14:paraId="20AC5FA9" w14:textId="77777777" w:rsidR="00DC2B5B" w:rsidRDefault="00840956" w:rsidP="00DC2B5B">
      <w:pPr>
        <w:pStyle w:val="Prrafodelista"/>
        <w:numPr>
          <w:ilvl w:val="0"/>
          <w:numId w:val="19"/>
        </w:numPr>
      </w:pPr>
      <w:r w:rsidRPr="00840956">
        <w:t>Tercer parámetro: Carga media en 15 minutos</w:t>
      </w:r>
    </w:p>
    <w:p w14:paraId="38ED3987" w14:textId="77777777" w:rsidR="00DC2B5B" w:rsidRDefault="00840956" w:rsidP="00DC2B5B">
      <w:pPr>
        <w:pStyle w:val="Prrafodelista"/>
        <w:numPr>
          <w:ilvl w:val="0"/>
          <w:numId w:val="19"/>
        </w:numPr>
      </w:pPr>
      <w:r w:rsidRPr="00840956">
        <w:t>Cuarto parámetro: Procesos en ejecución / procesos totales</w:t>
      </w:r>
    </w:p>
    <w:p w14:paraId="0569D54D" w14:textId="5A9FA0EB" w:rsidR="00C87305" w:rsidRDefault="00840956" w:rsidP="00DC2B5B">
      <w:pPr>
        <w:pStyle w:val="Prrafodelista"/>
        <w:numPr>
          <w:ilvl w:val="0"/>
          <w:numId w:val="19"/>
        </w:numPr>
      </w:pPr>
      <w:r w:rsidRPr="00840956">
        <w:t>Quinto parámetro: PID del último proceso creado</w:t>
      </w:r>
    </w:p>
    <w:p w14:paraId="6E2BDB9C" w14:textId="77777777" w:rsidR="00905788" w:rsidRDefault="00905788" w:rsidP="00905788">
      <w:pPr>
        <w:ind w:left="708" w:firstLine="0"/>
      </w:pPr>
    </w:p>
    <w:p w14:paraId="2F4D7552" w14:textId="77777777" w:rsidR="004946C4" w:rsidRDefault="004946C4" w:rsidP="00905788">
      <w:pPr>
        <w:ind w:left="708" w:firstLine="0"/>
      </w:pPr>
      <w:r w:rsidRPr="004946C4">
        <w:t>/proc/uptime</w:t>
      </w:r>
      <w:r>
        <w:tab/>
      </w:r>
      <w:r>
        <w:tab/>
        <w:t>T</w:t>
      </w:r>
      <w:r w:rsidRPr="004946C4">
        <w:t>iempo desde el último arranque</w:t>
      </w:r>
    </w:p>
    <w:p w14:paraId="31F44770" w14:textId="54BDE6A1" w:rsidR="004946C4" w:rsidRDefault="004946C4" w:rsidP="00905788">
      <w:pPr>
        <w:ind w:left="708" w:firstLine="0"/>
      </w:pPr>
      <w:r w:rsidRPr="004946C4">
        <w:t>cat /proc/uptime</w:t>
      </w:r>
      <w:r>
        <w:tab/>
      </w:r>
      <w:r w:rsidRPr="00C90BA6">
        <w:t>→</w:t>
      </w:r>
      <w:r>
        <w:t xml:space="preserve"> </w:t>
      </w:r>
      <w:r w:rsidR="00D74ED7">
        <w:t>621</w:t>
      </w:r>
      <w:r>
        <w:t>.</w:t>
      </w:r>
      <w:r w:rsidR="00D74ED7">
        <w:t>77</w:t>
      </w:r>
      <w:r>
        <w:t xml:space="preserve"> </w:t>
      </w:r>
      <w:r w:rsidR="00D74ED7">
        <w:t>539</w:t>
      </w:r>
      <w:r>
        <w:t>.</w:t>
      </w:r>
      <w:r w:rsidR="00D74ED7">
        <w:t>16</w:t>
      </w:r>
    </w:p>
    <w:p w14:paraId="55B720F9" w14:textId="77777777" w:rsidR="004946C4" w:rsidRDefault="004946C4" w:rsidP="004946C4">
      <w:pPr>
        <w:pStyle w:val="Prrafodelista"/>
        <w:numPr>
          <w:ilvl w:val="0"/>
          <w:numId w:val="22"/>
        </w:numPr>
      </w:pPr>
      <w:r w:rsidRPr="004946C4">
        <w:t>Primer parámetro: tiempo total funcionando.</w:t>
      </w:r>
    </w:p>
    <w:p w14:paraId="2D7E4B6C" w14:textId="0351019A" w:rsidR="00905788" w:rsidRDefault="004946C4" w:rsidP="004946C4">
      <w:pPr>
        <w:pStyle w:val="Prrafodelista"/>
        <w:numPr>
          <w:ilvl w:val="0"/>
          <w:numId w:val="22"/>
        </w:numPr>
      </w:pPr>
      <w:r w:rsidRPr="004946C4">
        <w:t>Segundo parámetro: tiempo en idle.</w:t>
      </w:r>
    </w:p>
    <w:p w14:paraId="4B83A7A7" w14:textId="77777777" w:rsidR="00D74ED7" w:rsidRDefault="00D74ED7" w:rsidP="00D74ED7"/>
    <w:p w14:paraId="4EA6110C" w14:textId="77777777" w:rsidR="00D74ED7" w:rsidRDefault="00D74ED7" w:rsidP="00D74ED7">
      <w:r w:rsidRPr="00D74ED7">
        <w:t>/proc/cpuinfo</w:t>
      </w:r>
      <w:r>
        <w:tab/>
      </w:r>
      <w:r>
        <w:tab/>
        <w:t>I</w:t>
      </w:r>
      <w:r w:rsidRPr="00D74ED7">
        <w:t>nformación de la CPU del sistema</w:t>
      </w:r>
    </w:p>
    <w:p w14:paraId="23125584" w14:textId="1272366A" w:rsidR="00D74ED7" w:rsidRDefault="00D74ED7" w:rsidP="00996DB6">
      <w:pPr>
        <w:ind w:left="2828" w:hanging="2120"/>
      </w:pPr>
      <w:r w:rsidRPr="00D74ED7">
        <w:t>cat /proc/cpuinfo</w:t>
      </w:r>
      <w:r w:rsidR="0072193A">
        <w:tab/>
        <w:t>M</w:t>
      </w:r>
      <w:r w:rsidR="0072193A" w:rsidRPr="0072193A">
        <w:t>uestra</w:t>
      </w:r>
      <w:r w:rsidR="0072193A">
        <w:t xml:space="preserve"> m</w:t>
      </w:r>
      <w:r w:rsidR="0072193A" w:rsidRPr="0072193A">
        <w:t>odelo de CPU</w:t>
      </w:r>
      <w:r w:rsidR="0072193A">
        <w:t>, número</w:t>
      </w:r>
      <w:r w:rsidR="0072193A" w:rsidRPr="0072193A">
        <w:t xml:space="preserve"> de núcleos</w:t>
      </w:r>
      <w:r w:rsidR="0072193A">
        <w:t>, v</w:t>
      </w:r>
      <w:r w:rsidR="0072193A" w:rsidRPr="0072193A">
        <w:t xml:space="preserve">elocidad </w:t>
      </w:r>
      <w:r w:rsidR="0072193A">
        <w:t>y f</w:t>
      </w:r>
      <w:r w:rsidR="0072193A" w:rsidRPr="0072193A">
        <w:t>lags</w:t>
      </w:r>
      <w:r w:rsidR="00E30825">
        <w:t>.</w:t>
      </w:r>
    </w:p>
    <w:p w14:paraId="62374915" w14:textId="77777777" w:rsidR="00996DB6" w:rsidRDefault="00996DB6" w:rsidP="00D74ED7"/>
    <w:p w14:paraId="136276A2" w14:textId="77777777" w:rsidR="00996DB6" w:rsidRDefault="00996DB6" w:rsidP="00D74ED7">
      <w:r w:rsidRPr="00996DB6">
        <w:t>/proc/meminfo</w:t>
      </w:r>
      <w:r>
        <w:tab/>
        <w:t>E</w:t>
      </w:r>
      <w:r w:rsidRPr="00996DB6">
        <w:t>stado actual de la memoria RAM</w:t>
      </w:r>
    </w:p>
    <w:p w14:paraId="3A48A563" w14:textId="3410DCC0" w:rsidR="00996DB6" w:rsidRPr="00A84952" w:rsidRDefault="00996DB6" w:rsidP="00996DB6">
      <w:pPr>
        <w:ind w:left="3540" w:hanging="2830"/>
      </w:pPr>
      <w:r w:rsidRPr="00A84952">
        <w:t>cat /proc/meminfo | head</w:t>
      </w:r>
      <w:r w:rsidRPr="00A84952">
        <w:tab/>
        <w:t>Muestra MemTotal, MemFree, MemAvailable, SwapTotal y SwapFree</w:t>
      </w:r>
      <w:r w:rsidR="007F29B8" w:rsidRPr="00A84952">
        <w:t>.</w:t>
      </w:r>
    </w:p>
    <w:p w14:paraId="1F98E51D" w14:textId="77777777" w:rsidR="007F29B8" w:rsidRPr="00A84952" w:rsidRDefault="007F29B8" w:rsidP="00996DB6">
      <w:pPr>
        <w:ind w:left="3540" w:hanging="2830"/>
      </w:pPr>
    </w:p>
    <w:p w14:paraId="054BF5B1" w14:textId="57D98E44" w:rsidR="007F29B8" w:rsidRDefault="007F29B8" w:rsidP="00996DB6">
      <w:pPr>
        <w:ind w:left="3540" w:hanging="2830"/>
      </w:pPr>
      <w:r w:rsidRPr="007F29B8">
        <w:t>/proc/mounts</w:t>
      </w:r>
      <w:r w:rsidR="00FB3F92">
        <w:tab/>
      </w:r>
      <w:r>
        <w:t>S</w:t>
      </w:r>
      <w:r w:rsidRPr="007F29B8">
        <w:t>istemas de archivos montados actualmente</w:t>
      </w:r>
    </w:p>
    <w:p w14:paraId="07060105" w14:textId="405483AA" w:rsidR="007F29B8" w:rsidRDefault="007F29B8" w:rsidP="00996DB6">
      <w:pPr>
        <w:ind w:left="3540" w:hanging="2830"/>
      </w:pPr>
      <w:r w:rsidRPr="007F29B8">
        <w:t>cat /proc/mounts</w:t>
      </w:r>
    </w:p>
    <w:p w14:paraId="507EEBD2" w14:textId="77777777" w:rsidR="007F29B8" w:rsidRDefault="007F29B8" w:rsidP="00996DB6">
      <w:pPr>
        <w:ind w:left="3540" w:hanging="2830"/>
      </w:pPr>
    </w:p>
    <w:p w14:paraId="124B7360" w14:textId="6CBE5749" w:rsidR="007F29B8" w:rsidRDefault="007F29B8" w:rsidP="00996DB6">
      <w:pPr>
        <w:ind w:left="3540" w:hanging="2830"/>
      </w:pPr>
      <w:r w:rsidRPr="007F29B8">
        <w:t>/proc/net</w:t>
      </w:r>
      <w:r w:rsidR="00FB3F92">
        <w:tab/>
      </w:r>
      <w:r>
        <w:t>I</w:t>
      </w:r>
      <w:r w:rsidRPr="007F29B8">
        <w:t>nformación relacionada con la red</w:t>
      </w:r>
    </w:p>
    <w:p w14:paraId="4B4EE738" w14:textId="4552BDE2" w:rsidR="007F29B8" w:rsidRPr="00A84952" w:rsidRDefault="007F29B8" w:rsidP="00996DB6">
      <w:pPr>
        <w:ind w:left="3540" w:hanging="2830"/>
        <w:rPr>
          <w:lang w:val="en-GB"/>
        </w:rPr>
      </w:pPr>
      <w:r w:rsidRPr="00A84952">
        <w:rPr>
          <w:lang w:val="en-GB"/>
        </w:rPr>
        <w:t>cat /proc/net/dev</w:t>
      </w:r>
    </w:p>
    <w:p w14:paraId="4E9E158C" w14:textId="77777777" w:rsidR="00FB3F92" w:rsidRDefault="00FB3F92" w:rsidP="00996DB6">
      <w:pPr>
        <w:ind w:left="3540" w:hanging="2830"/>
        <w:rPr>
          <w:lang w:val="en-GB"/>
        </w:rPr>
      </w:pPr>
      <w:r w:rsidRPr="00FB3F92">
        <w:rPr>
          <w:lang w:val="en-GB"/>
        </w:rPr>
        <w:t>cat /proc/net/tcp</w:t>
      </w:r>
    </w:p>
    <w:p w14:paraId="64A78A07" w14:textId="770D2700" w:rsidR="007F29B8" w:rsidRPr="00A84952" w:rsidRDefault="00FB3F92" w:rsidP="00996DB6">
      <w:pPr>
        <w:ind w:left="3540" w:hanging="2830"/>
      </w:pPr>
      <w:r w:rsidRPr="00A84952">
        <w:t>cat /proc/net/udp</w:t>
      </w:r>
    </w:p>
    <w:p w14:paraId="183E120B" w14:textId="77777777" w:rsidR="00FB3F92" w:rsidRPr="00A84952" w:rsidRDefault="00FB3F92" w:rsidP="00996DB6">
      <w:pPr>
        <w:ind w:left="3540" w:hanging="2830"/>
      </w:pPr>
    </w:p>
    <w:p w14:paraId="5E5CFEEA" w14:textId="1450FDC3" w:rsidR="00FB3F92" w:rsidRDefault="00FB3F92" w:rsidP="00996DB6">
      <w:pPr>
        <w:ind w:left="3540" w:hanging="2830"/>
      </w:pPr>
      <w:r w:rsidRPr="00FB3F92">
        <w:t>/proc/</w:t>
      </w:r>
      <w:r>
        <w:t>versión</w:t>
      </w:r>
      <w:r>
        <w:tab/>
        <w:t>V</w:t>
      </w:r>
      <w:r w:rsidRPr="00FB3F92">
        <w:t>ersión de kernel y compilador.</w:t>
      </w:r>
    </w:p>
    <w:p w14:paraId="5D11B69A" w14:textId="55F681C0" w:rsidR="00AC3089" w:rsidRDefault="00AC3089" w:rsidP="00996DB6">
      <w:pPr>
        <w:ind w:left="3540" w:hanging="2830"/>
      </w:pPr>
      <w:r w:rsidRPr="00AC3089">
        <w:t>/proc/vmstat</w:t>
      </w:r>
      <w:r>
        <w:tab/>
        <w:t>E</w:t>
      </w:r>
      <w:r w:rsidRPr="00AC3089">
        <w:t>stadísticas avanzadas de memoria virtual cat /proc/vmstat</w:t>
      </w:r>
    </w:p>
    <w:p w14:paraId="382B1B35" w14:textId="77777777" w:rsidR="00AC3089" w:rsidRDefault="00AC3089" w:rsidP="00996DB6">
      <w:pPr>
        <w:ind w:left="3540" w:hanging="2830"/>
      </w:pPr>
    </w:p>
    <w:p w14:paraId="00ECB12D" w14:textId="77777777" w:rsidR="001443DF" w:rsidRDefault="001443DF" w:rsidP="00996DB6">
      <w:pPr>
        <w:ind w:left="3540" w:hanging="2830"/>
      </w:pPr>
    </w:p>
    <w:p w14:paraId="5B38D9D1" w14:textId="77777777" w:rsidR="001443DF" w:rsidRDefault="001443DF" w:rsidP="00996DB6">
      <w:pPr>
        <w:ind w:left="3540" w:hanging="2830"/>
      </w:pPr>
    </w:p>
    <w:p w14:paraId="0884945C" w14:textId="77777777" w:rsidR="001443DF" w:rsidRDefault="001443DF" w:rsidP="00996DB6">
      <w:pPr>
        <w:ind w:left="3540" w:hanging="2830"/>
      </w:pPr>
    </w:p>
    <w:p w14:paraId="62A0660C" w14:textId="77777777" w:rsidR="001443DF" w:rsidRDefault="001443DF" w:rsidP="00996DB6">
      <w:pPr>
        <w:ind w:left="3540" w:hanging="2830"/>
      </w:pPr>
    </w:p>
    <w:p w14:paraId="15B5673F" w14:textId="77777777" w:rsidR="001443DF" w:rsidRDefault="001443DF" w:rsidP="00996DB6">
      <w:pPr>
        <w:ind w:left="3540" w:hanging="2830"/>
      </w:pPr>
    </w:p>
    <w:p w14:paraId="1C19372F" w14:textId="77777777" w:rsidR="00CF6095" w:rsidRDefault="00CF6095" w:rsidP="00996DB6">
      <w:pPr>
        <w:ind w:left="3540" w:hanging="2830"/>
        <w:rPr>
          <w:b/>
          <w:bCs/>
        </w:rPr>
      </w:pPr>
      <w:r w:rsidRPr="005F3F21">
        <w:rPr>
          <w:b/>
          <w:bCs/>
        </w:rPr>
        <w:lastRenderedPageBreak/>
        <w:t>Información por proceso (/proc/[PID])</w:t>
      </w:r>
    </w:p>
    <w:p w14:paraId="1AADE4E2" w14:textId="77777777" w:rsidR="001443DF" w:rsidRDefault="005F3F21" w:rsidP="001443DF">
      <w:pPr>
        <w:ind w:left="710" w:firstLine="0"/>
      </w:pPr>
      <w:r w:rsidRPr="005F3F21">
        <w:t>cat /proc/PID del Proceso/cmdline</w:t>
      </w:r>
      <w:r w:rsidRPr="005F3F21">
        <w:tab/>
        <w:t>Comando utilizado para iniciar el proceso. cat /proc/1/status</w:t>
      </w:r>
      <w:r>
        <w:tab/>
      </w:r>
      <w:r>
        <w:tab/>
      </w:r>
      <w:r>
        <w:tab/>
        <w:t>R</w:t>
      </w:r>
      <w:r w:rsidRPr="005F3F21">
        <w:t>esumen del estado del proces</w:t>
      </w:r>
      <w:r w:rsidR="001443DF">
        <w:t>o como e</w:t>
      </w:r>
      <w:r w:rsidRPr="005F3F21">
        <w:t>stado (sleeping, running...)</w:t>
      </w:r>
      <w:r w:rsidR="001443DF">
        <w:t xml:space="preserve">, </w:t>
      </w:r>
      <w:r w:rsidRPr="005F3F21">
        <w:t>UID/GID</w:t>
      </w:r>
      <w:r w:rsidR="001443DF">
        <w:t>, m</w:t>
      </w:r>
      <w:r w:rsidRPr="005F3F21">
        <w:t>emoria usada</w:t>
      </w:r>
      <w:r w:rsidR="001443DF">
        <w:t>, s</w:t>
      </w:r>
      <w:r w:rsidRPr="005F3F21">
        <w:t>eñales</w:t>
      </w:r>
    </w:p>
    <w:p w14:paraId="645B1825" w14:textId="77777777" w:rsidR="001443DF" w:rsidRDefault="005F3F21" w:rsidP="001443DF">
      <w:pPr>
        <w:ind w:left="710" w:firstLine="0"/>
      </w:pPr>
      <w:r w:rsidRPr="005F3F21">
        <w:t>ls -l /proc/1/fd</w:t>
      </w:r>
      <w:r w:rsidR="001443DF">
        <w:tab/>
      </w:r>
      <w:r w:rsidR="001443DF">
        <w:tab/>
        <w:t>D</w:t>
      </w:r>
      <w:r w:rsidRPr="005F3F21">
        <w:t>escriptores de archivo abiertos por ese proceso.</w:t>
      </w:r>
    </w:p>
    <w:p w14:paraId="415F1EE5" w14:textId="7234021A" w:rsidR="005F3F21" w:rsidRDefault="005F3F21" w:rsidP="001443DF">
      <w:pPr>
        <w:ind w:left="710" w:firstLine="0"/>
      </w:pPr>
      <w:r w:rsidRPr="005F3F21">
        <w:t>ls -l /proc/1/cwd</w:t>
      </w:r>
      <w:r w:rsidR="001443DF">
        <w:tab/>
        <w:t>D</w:t>
      </w:r>
      <w:r w:rsidRPr="005F3F21">
        <w:t>irectorio actual del proceso.</w:t>
      </w:r>
    </w:p>
    <w:p w14:paraId="26C5B2F6" w14:textId="77777777" w:rsidR="00E8729A" w:rsidRDefault="00E8729A" w:rsidP="001443DF">
      <w:pPr>
        <w:ind w:left="710" w:firstLine="0"/>
      </w:pPr>
    </w:p>
    <w:p w14:paraId="77C2E36F" w14:textId="77777777" w:rsidR="00E8729A" w:rsidRDefault="00E8729A" w:rsidP="001443DF">
      <w:pPr>
        <w:ind w:left="710" w:firstLine="0"/>
      </w:pPr>
      <w:r w:rsidRPr="00E8729A">
        <w:t>Parámetros modificables del kernel (/proc/sys)</w:t>
      </w:r>
    </w:p>
    <w:p w14:paraId="3A71CAEF" w14:textId="77777777" w:rsidR="00E8729A" w:rsidRDefault="00E8729A" w:rsidP="001443DF">
      <w:pPr>
        <w:ind w:left="710" w:firstLine="0"/>
      </w:pPr>
      <w:r w:rsidRPr="00E8729A">
        <w:t>cat /proc/sys/kernel/hostname</w:t>
      </w:r>
      <w:r>
        <w:tab/>
        <w:t>M</w:t>
      </w:r>
      <w:r w:rsidRPr="00E8729A">
        <w:t>uestra el nombre del host del sistema.</w:t>
      </w:r>
    </w:p>
    <w:p w14:paraId="2F09B229" w14:textId="22049E65" w:rsidR="00E8729A" w:rsidRDefault="00E8729A" w:rsidP="00E8729A">
      <w:pPr>
        <w:ind w:left="4248" w:hanging="3538"/>
      </w:pPr>
      <w:r w:rsidRPr="00E8729A">
        <w:t>cat /proc/sys/kernel/panic</w:t>
      </w:r>
      <w:r>
        <w:tab/>
        <w:t>T</w:t>
      </w:r>
      <w:r w:rsidRPr="00E8729A">
        <w:t>iempo de espera antes de reiniciar tras un kernel panic</w:t>
      </w:r>
    </w:p>
    <w:p w14:paraId="48D19B43" w14:textId="236914BE" w:rsidR="00E8729A" w:rsidRDefault="00E8729A" w:rsidP="001443DF">
      <w:pPr>
        <w:ind w:left="710" w:firstLine="0"/>
      </w:pPr>
      <w:r w:rsidRPr="00E8729A">
        <w:t>ls /proc/sys/net/</w:t>
      </w:r>
      <w:r>
        <w:tab/>
      </w:r>
      <w:r>
        <w:tab/>
      </w:r>
      <w:r>
        <w:tab/>
        <w:t>P</w:t>
      </w:r>
      <w:r w:rsidRPr="00E8729A">
        <w:t>arámetros de la red</w:t>
      </w:r>
    </w:p>
    <w:p w14:paraId="6E737D2C" w14:textId="77777777" w:rsidR="00CE4A3F" w:rsidRDefault="00E8729A" w:rsidP="001443DF">
      <w:pPr>
        <w:ind w:left="710" w:firstLine="0"/>
      </w:pPr>
      <w:r w:rsidRPr="00E8729A">
        <w:t>ls /proc/sys/vm</w:t>
      </w:r>
      <w:r w:rsidR="00CE4A3F">
        <w:tab/>
      </w:r>
      <w:r w:rsidR="00CE4A3F">
        <w:tab/>
      </w:r>
      <w:r w:rsidR="00CE4A3F">
        <w:tab/>
        <w:t>P</w:t>
      </w:r>
      <w:r w:rsidRPr="00E8729A">
        <w:t>olíticas de memoria.</w:t>
      </w:r>
    </w:p>
    <w:p w14:paraId="0F8F6FD6" w14:textId="18E49057" w:rsidR="00E8729A" w:rsidRDefault="00E8729A" w:rsidP="00CE4A3F">
      <w:pPr>
        <w:ind w:left="3542" w:firstLine="706"/>
        <w:rPr>
          <w:lang w:val="en-GB"/>
        </w:rPr>
      </w:pPr>
      <w:r w:rsidRPr="00CE4A3F">
        <w:rPr>
          <w:b/>
          <w:bCs/>
          <w:color w:val="C00000"/>
          <w:lang w:val="en-GB"/>
        </w:rPr>
        <w:t>E</w:t>
      </w:r>
      <w:r w:rsidR="00CE4A3F" w:rsidRPr="00CE4A3F">
        <w:rPr>
          <w:b/>
          <w:bCs/>
          <w:color w:val="C00000"/>
          <w:lang w:val="en-GB"/>
        </w:rPr>
        <w:t>J</w:t>
      </w:r>
      <w:r w:rsidRPr="00CE4A3F">
        <w:rPr>
          <w:b/>
          <w:bCs/>
          <w:color w:val="C00000"/>
          <w:lang w:val="en-GB"/>
        </w:rPr>
        <w:t>:</w:t>
      </w:r>
      <w:r w:rsidRPr="00CE4A3F">
        <w:rPr>
          <w:color w:val="C00000"/>
          <w:lang w:val="en-GB"/>
        </w:rPr>
        <w:t xml:space="preserve"> </w:t>
      </w:r>
      <w:r w:rsidRPr="00CE4A3F">
        <w:rPr>
          <w:lang w:val="en-GB"/>
        </w:rPr>
        <w:t>cat /proc/sys/vm/swappiness</w:t>
      </w:r>
    </w:p>
    <w:p w14:paraId="47A15B01" w14:textId="77777777" w:rsidR="006D767D" w:rsidRDefault="006D767D" w:rsidP="006D767D">
      <w:pPr>
        <w:rPr>
          <w:lang w:val="en-GB"/>
        </w:rPr>
      </w:pPr>
    </w:p>
    <w:p w14:paraId="32F12991" w14:textId="44737B21" w:rsidR="00EC6EBA" w:rsidRDefault="00EC6EBA" w:rsidP="00EC6EBA">
      <w:pPr>
        <w:pStyle w:val="Ttulo3"/>
        <w:numPr>
          <w:ilvl w:val="0"/>
          <w:numId w:val="21"/>
        </w:numPr>
      </w:pPr>
      <w:r w:rsidRPr="00EC6EBA">
        <w:t>Pruebe alguno de los comandos anteriores y amplíe la información mostrada usando distintos parámetros admitidos por cada comando. Se deja a criterio del alumno qué opciones deberá utilizar en cada orden. (Pista: man)</w:t>
      </w:r>
    </w:p>
    <w:p w14:paraId="0C2BBEA5" w14:textId="427BA8FE" w:rsidR="00EC6EBA" w:rsidRPr="00EC6EBA" w:rsidRDefault="00EC6EBA" w:rsidP="00EC6EBA">
      <w:pPr>
        <w:rPr>
          <w:b/>
          <w:bCs/>
        </w:rPr>
      </w:pPr>
      <w:r w:rsidRPr="00EC6EBA">
        <w:rPr>
          <w:b/>
          <w:bCs/>
        </w:rPr>
        <w:t>Monitorización del sistema de ficheros</w:t>
      </w:r>
    </w:p>
    <w:p w14:paraId="4E3312C5" w14:textId="4FAB8771" w:rsidR="00DF25E1" w:rsidRDefault="00EC6EBA" w:rsidP="00EC6EBA">
      <w:r w:rsidRPr="00E872A0">
        <w:rPr>
          <w:b/>
          <w:bCs/>
        </w:rPr>
        <w:t>mount</w:t>
      </w:r>
      <w:r w:rsidR="007B0A97">
        <w:tab/>
      </w:r>
      <w:r w:rsidRPr="00EC6EBA">
        <w:t>Ver sistemas de archivos montados</w:t>
      </w:r>
    </w:p>
    <w:p w14:paraId="213E3CC1" w14:textId="0A598687" w:rsidR="00DF25E1" w:rsidRDefault="00EC6EBA" w:rsidP="00EC6EBA">
      <w:r w:rsidRPr="00EC6EBA">
        <w:t>Comando básico</w:t>
      </w:r>
      <w:r w:rsidR="00E872A0">
        <w:tab/>
      </w:r>
      <w:r w:rsidR="00E872A0">
        <w:tab/>
      </w:r>
      <w:r w:rsidR="00E872A0">
        <w:tab/>
      </w:r>
      <w:r w:rsidRPr="00EC6EBA">
        <w:t>mount</w:t>
      </w:r>
    </w:p>
    <w:p w14:paraId="7F89583F" w14:textId="43901A9B" w:rsidR="00DF25E1" w:rsidRDefault="00EC6EBA" w:rsidP="00EC6EBA">
      <w:r w:rsidRPr="00EC6EBA">
        <w:t>Comando ampliado</w:t>
      </w:r>
      <w:r w:rsidR="00E872A0">
        <w:tab/>
      </w:r>
      <w:r w:rsidR="00E872A0">
        <w:tab/>
      </w:r>
      <w:r w:rsidR="00E872A0">
        <w:tab/>
      </w:r>
      <w:r w:rsidRPr="00EC6EBA">
        <w:t>mount | column -t (</w:t>
      </w:r>
      <w:r w:rsidR="00DF25E1">
        <w:t>E</w:t>
      </w:r>
      <w:r w:rsidRPr="00EC6EBA">
        <w:t>n columnas ordenadas)</w:t>
      </w:r>
    </w:p>
    <w:p w14:paraId="648A1B5B" w14:textId="77777777" w:rsidR="00E872A0" w:rsidRDefault="00E872A0" w:rsidP="00EC6EBA">
      <w:r>
        <w:t>S</w:t>
      </w:r>
      <w:r w:rsidR="00EC6EBA" w:rsidRPr="00EC6EBA">
        <w:t>olo sistemas de ficheros reales</w:t>
      </w:r>
      <w:r>
        <w:tab/>
      </w:r>
      <w:r w:rsidR="00EC6EBA" w:rsidRPr="00EC6EBA">
        <w:t>mount -t ext4,xfs</w:t>
      </w:r>
    </w:p>
    <w:p w14:paraId="10F0736E" w14:textId="77777777" w:rsidR="00E872A0" w:rsidRDefault="00EC6EBA" w:rsidP="00EC6EBA">
      <w:r w:rsidRPr="00E872A0">
        <w:rPr>
          <w:b/>
          <w:bCs/>
        </w:rPr>
        <w:t>df</w:t>
      </w:r>
      <w:r w:rsidRPr="00EC6EBA">
        <w:t xml:space="preserve"> </w:t>
      </w:r>
      <w:r w:rsidR="00E872A0">
        <w:tab/>
      </w:r>
      <w:r w:rsidRPr="00EC6EBA">
        <w:t>Espacio libre y ocupado</w:t>
      </w:r>
    </w:p>
    <w:p w14:paraId="0EEB2CB3" w14:textId="0B2495F3" w:rsidR="00E872A0" w:rsidRDefault="00EC6EBA" w:rsidP="00EC6EBA">
      <w:r w:rsidRPr="00EC6EBA">
        <w:t>Comando básico</w:t>
      </w:r>
      <w:r w:rsidR="00E872A0">
        <w:tab/>
      </w:r>
      <w:r w:rsidR="003F6C4B">
        <w:tab/>
      </w:r>
      <w:r w:rsidRPr="00EC6EBA">
        <w:t>df</w:t>
      </w:r>
    </w:p>
    <w:p w14:paraId="013890F0" w14:textId="77777777" w:rsidR="007B0A97" w:rsidRDefault="00EC6EBA" w:rsidP="003F6C4B">
      <w:pPr>
        <w:ind w:left="3538" w:hanging="2830"/>
      </w:pPr>
      <w:r w:rsidRPr="00EC6EBA">
        <w:t>Ampliado</w:t>
      </w:r>
      <w:r w:rsidR="00E872A0">
        <w:tab/>
      </w:r>
      <w:r w:rsidR="003F6C4B">
        <w:tab/>
      </w:r>
      <w:r w:rsidRPr="00EC6EBA">
        <w:t>df -h</w:t>
      </w:r>
    </w:p>
    <w:p w14:paraId="57A2407B" w14:textId="411FEF9F" w:rsidR="003F6C4B" w:rsidRDefault="00EC6EBA" w:rsidP="007B0A97">
      <w:pPr>
        <w:ind w:left="3538" w:hanging="2122"/>
      </w:pPr>
      <w:r w:rsidRPr="00EC6EBA">
        <w:t>-h (human readable) GB/MB en lugar de bloques.</w:t>
      </w:r>
    </w:p>
    <w:p w14:paraId="06AA666E" w14:textId="77777777" w:rsidR="007B0A97" w:rsidRDefault="00EC6EBA" w:rsidP="00EC6EBA">
      <w:r w:rsidRPr="00EC6EBA">
        <w:t>Comando más completo</w:t>
      </w:r>
      <w:r w:rsidR="003F6C4B">
        <w:tab/>
      </w:r>
      <w:r w:rsidRPr="00EC6EBA">
        <w:t>df -Th</w:t>
      </w:r>
    </w:p>
    <w:p w14:paraId="09B6E864" w14:textId="77777777" w:rsidR="007B0A97" w:rsidRDefault="00EC6EBA" w:rsidP="007B0A97">
      <w:pPr>
        <w:ind w:left="708"/>
      </w:pPr>
      <w:r w:rsidRPr="00EC6EBA">
        <w:t xml:space="preserve">-T </w:t>
      </w:r>
      <w:r w:rsidR="003F6C4B">
        <w:t>(M</w:t>
      </w:r>
      <w:r w:rsidRPr="00EC6EBA">
        <w:t>uestra el tipo de sistema de archivos (ext4, xfs, tmpfs…)</w:t>
      </w:r>
    </w:p>
    <w:p w14:paraId="649348F9" w14:textId="77777777" w:rsidR="007B0A97" w:rsidRDefault="00EC6EBA" w:rsidP="007B0A97">
      <w:pPr>
        <w:ind w:left="708" w:firstLine="0"/>
      </w:pPr>
      <w:r w:rsidRPr="007B0A97">
        <w:rPr>
          <w:b/>
          <w:bCs/>
        </w:rPr>
        <w:t>du</w:t>
      </w:r>
      <w:r w:rsidR="007B0A97">
        <w:tab/>
      </w:r>
      <w:r w:rsidRPr="00EC6EBA">
        <w:t>Uso del disco en carpetas</w:t>
      </w:r>
    </w:p>
    <w:p w14:paraId="0B6B7146" w14:textId="77777777" w:rsidR="007B0A97" w:rsidRDefault="00EC6EBA" w:rsidP="007B0A97">
      <w:pPr>
        <w:ind w:left="708" w:firstLine="0"/>
      </w:pPr>
      <w:r w:rsidRPr="00EC6EBA">
        <w:t>Uso básico</w:t>
      </w:r>
      <w:r w:rsidR="007B0A97">
        <w:tab/>
      </w:r>
      <w:r w:rsidRPr="00EC6EBA">
        <w:t>du /home</w:t>
      </w:r>
    </w:p>
    <w:p w14:paraId="59B33344" w14:textId="77777777" w:rsidR="007B0A97" w:rsidRDefault="00EC6EBA" w:rsidP="007B0A97">
      <w:pPr>
        <w:ind w:left="708" w:firstLine="0"/>
      </w:pPr>
      <w:r w:rsidRPr="00EC6EBA">
        <w:t>Ampliad</w:t>
      </w:r>
      <w:r w:rsidR="007B0A97">
        <w:t>o</w:t>
      </w:r>
      <w:r w:rsidR="007B0A97">
        <w:tab/>
      </w:r>
      <w:r w:rsidRPr="00EC6EBA">
        <w:t>du -sh /home/*</w:t>
      </w:r>
    </w:p>
    <w:p w14:paraId="49325238" w14:textId="77777777" w:rsidR="007B0A97" w:rsidRDefault="00EC6EBA" w:rsidP="007B0A97">
      <w:pPr>
        <w:ind w:left="708"/>
      </w:pPr>
      <w:r w:rsidRPr="00EC6EBA">
        <w:t xml:space="preserve">-s </w:t>
      </w:r>
      <w:r w:rsidR="007B0A97">
        <w:t>(R</w:t>
      </w:r>
      <w:r w:rsidRPr="00EC6EBA">
        <w:t>esumen</w:t>
      </w:r>
      <w:r w:rsidR="007B0A97">
        <w:t>)</w:t>
      </w:r>
    </w:p>
    <w:p w14:paraId="6315C0AA" w14:textId="77777777" w:rsidR="007B0A97" w:rsidRDefault="00EC6EBA" w:rsidP="007B0A97">
      <w:pPr>
        <w:ind w:left="708"/>
      </w:pPr>
      <w:r w:rsidRPr="00EC6EBA">
        <w:t xml:space="preserve">-h </w:t>
      </w:r>
      <w:r w:rsidR="007B0A97">
        <w:t>(T</w:t>
      </w:r>
      <w:r w:rsidRPr="00EC6EBA">
        <w:t>amaños legibles</w:t>
      </w:r>
      <w:r w:rsidR="007B0A97">
        <w:t>)</w:t>
      </w:r>
    </w:p>
    <w:p w14:paraId="301CDB89" w14:textId="3C63FE0B" w:rsidR="00EC6EBA" w:rsidRDefault="00EC6EBA" w:rsidP="007B0A97">
      <w:pPr>
        <w:ind w:left="708"/>
      </w:pPr>
      <w:r w:rsidRPr="00EC6EBA">
        <w:t>Muy útil para saber qué carpeta ocupa más.</w:t>
      </w:r>
    </w:p>
    <w:p w14:paraId="73C11A86" w14:textId="77777777" w:rsidR="00B838B6" w:rsidRDefault="00B838B6" w:rsidP="00B838B6"/>
    <w:p w14:paraId="335A0199" w14:textId="73D2D196" w:rsidR="00B838B6" w:rsidRDefault="00B838B6" w:rsidP="00B838B6">
      <w:r w:rsidRPr="00EC6EBA">
        <w:rPr>
          <w:b/>
          <w:bCs/>
        </w:rPr>
        <w:t>Monitorización de</w:t>
      </w:r>
      <w:r>
        <w:rPr>
          <w:b/>
          <w:bCs/>
        </w:rPr>
        <w:t xml:space="preserve"> memoria</w:t>
      </w:r>
    </w:p>
    <w:p w14:paraId="0BAB6412" w14:textId="19C12BA5" w:rsidR="00B838B6" w:rsidRPr="00225B95" w:rsidRDefault="008866AD" w:rsidP="00B838B6">
      <w:pPr>
        <w:rPr>
          <w:b/>
          <w:bCs/>
        </w:rPr>
      </w:pPr>
      <w:r>
        <w:rPr>
          <w:b/>
          <w:bCs/>
        </w:rPr>
        <w:t>f</w:t>
      </w:r>
      <w:r w:rsidR="00B838B6" w:rsidRPr="00225B95">
        <w:rPr>
          <w:b/>
          <w:bCs/>
        </w:rPr>
        <w:t>ree</w:t>
      </w:r>
    </w:p>
    <w:p w14:paraId="75E50672" w14:textId="392E32ED" w:rsidR="00B838B6" w:rsidRDefault="00B838B6" w:rsidP="00B838B6">
      <w:r w:rsidRPr="00B838B6">
        <w:t>Básico</w:t>
      </w:r>
      <w:r>
        <w:tab/>
      </w:r>
      <w:r>
        <w:tab/>
      </w:r>
      <w:r>
        <w:tab/>
      </w:r>
      <w:r w:rsidRPr="00B838B6">
        <w:t>free</w:t>
      </w:r>
    </w:p>
    <w:p w14:paraId="03C701DC" w14:textId="3F9B057C" w:rsidR="00B838B6" w:rsidRDefault="00B838B6" w:rsidP="00B838B6">
      <w:r w:rsidRPr="00B838B6">
        <w:t>Ampliado</w:t>
      </w:r>
      <w:r>
        <w:tab/>
      </w:r>
      <w:r>
        <w:tab/>
      </w:r>
      <w:r w:rsidRPr="00B838B6">
        <w:t>free -h</w:t>
      </w:r>
    </w:p>
    <w:p w14:paraId="2AF31349" w14:textId="77777777" w:rsidR="00225B95" w:rsidRDefault="00B838B6" w:rsidP="00B838B6">
      <w:r>
        <w:t>M</w:t>
      </w:r>
      <w:r w:rsidRPr="00B838B6">
        <w:t>ás completo</w:t>
      </w:r>
      <w:r>
        <w:tab/>
      </w:r>
      <w:r>
        <w:tab/>
      </w:r>
      <w:r w:rsidRPr="00B838B6">
        <w:t xml:space="preserve">free -m </w:t>
      </w:r>
      <w:r w:rsidR="00225B95">
        <w:t xml:space="preserve"> (</w:t>
      </w:r>
      <w:r w:rsidRPr="00B838B6">
        <w:t xml:space="preserve">MB, útil cuando </w:t>
      </w:r>
      <w:r w:rsidR="00225B95">
        <w:t>para</w:t>
      </w:r>
      <w:r w:rsidRPr="00B838B6">
        <w:t xml:space="preserve"> cifras exactas</w:t>
      </w:r>
      <w:r w:rsidR="00225B95">
        <w:t>)</w:t>
      </w:r>
    </w:p>
    <w:p w14:paraId="2D255421" w14:textId="77777777" w:rsidR="00225B95" w:rsidRDefault="00225B95" w:rsidP="00B838B6"/>
    <w:p w14:paraId="4299A3DE" w14:textId="77777777" w:rsidR="00225B95" w:rsidRDefault="00225B95" w:rsidP="00B838B6"/>
    <w:p w14:paraId="292F83DE" w14:textId="77777777" w:rsidR="00225B95" w:rsidRDefault="00225B95" w:rsidP="00B838B6"/>
    <w:p w14:paraId="47B0BCC6" w14:textId="228CD2DF" w:rsidR="00225B95" w:rsidRPr="00225B95" w:rsidRDefault="008866AD" w:rsidP="00B838B6">
      <w:pPr>
        <w:rPr>
          <w:b/>
          <w:bCs/>
        </w:rPr>
      </w:pPr>
      <w:r>
        <w:rPr>
          <w:b/>
          <w:bCs/>
        </w:rPr>
        <w:lastRenderedPageBreak/>
        <w:t>v</w:t>
      </w:r>
      <w:r w:rsidR="00B838B6" w:rsidRPr="00225B95">
        <w:rPr>
          <w:b/>
          <w:bCs/>
        </w:rPr>
        <w:t>mstat</w:t>
      </w:r>
    </w:p>
    <w:p w14:paraId="6B14AD28" w14:textId="2490F45D" w:rsidR="00225B95" w:rsidRDefault="00B838B6" w:rsidP="00B838B6">
      <w:r w:rsidRPr="00B838B6">
        <w:t>Básico</w:t>
      </w:r>
      <w:r w:rsidR="00225B95">
        <w:tab/>
      </w:r>
      <w:r w:rsidR="00225B95">
        <w:tab/>
      </w:r>
      <w:r w:rsidR="00225B95">
        <w:tab/>
      </w:r>
      <w:r w:rsidR="00225B95">
        <w:tab/>
      </w:r>
      <w:r w:rsidR="00225B95">
        <w:tab/>
      </w:r>
      <w:r w:rsidR="00225B95">
        <w:tab/>
      </w:r>
      <w:r w:rsidRPr="00B838B6">
        <w:t>vmstat</w:t>
      </w:r>
    </w:p>
    <w:p w14:paraId="18DB9E23" w14:textId="77777777" w:rsidR="00225B95" w:rsidRDefault="00B838B6" w:rsidP="00B838B6">
      <w:r w:rsidRPr="00B838B6">
        <w:t>Ampliado</w:t>
      </w:r>
      <w:r w:rsidR="00225B95">
        <w:t xml:space="preserve"> </w:t>
      </w:r>
      <w:r w:rsidRPr="00B838B6">
        <w:t>(refrescar cada 1 segundo)</w:t>
      </w:r>
      <w:r w:rsidR="00225B95">
        <w:tab/>
      </w:r>
      <w:r w:rsidRPr="00B838B6">
        <w:t>vmstat 1</w:t>
      </w:r>
    </w:p>
    <w:p w14:paraId="3E30B277" w14:textId="5F6CCC33" w:rsidR="00B838B6" w:rsidRPr="00B838B6" w:rsidRDefault="00225B95" w:rsidP="00B838B6">
      <w:r>
        <w:t>I</w:t>
      </w:r>
      <w:r w:rsidR="00B838B6" w:rsidRPr="00B838B6">
        <w:t>nfo</w:t>
      </w:r>
      <w:r>
        <w:t xml:space="preserve"> </w:t>
      </w:r>
      <w:r w:rsidR="00B838B6" w:rsidRPr="00B838B6">
        <w:t>sobre memoria, bloques y CPU</w:t>
      </w:r>
      <w:r>
        <w:tab/>
      </w:r>
      <w:r>
        <w:tab/>
      </w:r>
      <w:r w:rsidR="00B838B6" w:rsidRPr="00B838B6">
        <w:t>vmstat -a vmstat -s</w:t>
      </w:r>
    </w:p>
    <w:p w14:paraId="7D9E0CB2" w14:textId="77777777" w:rsidR="00B838B6" w:rsidRDefault="00B838B6" w:rsidP="00B838B6"/>
    <w:p w14:paraId="05B4C175" w14:textId="77777777" w:rsidR="0095471A" w:rsidRDefault="0095471A" w:rsidP="0095471A">
      <w:r w:rsidRPr="00EC6EBA">
        <w:rPr>
          <w:b/>
          <w:bCs/>
        </w:rPr>
        <w:t>Monitorización de</w:t>
      </w:r>
      <w:r>
        <w:rPr>
          <w:b/>
          <w:bCs/>
        </w:rPr>
        <w:t xml:space="preserve"> memoria</w:t>
      </w:r>
    </w:p>
    <w:p w14:paraId="71E6AFE6" w14:textId="6A153A5B" w:rsidR="00F005A9" w:rsidRPr="00F005A9" w:rsidRDefault="00F005A9" w:rsidP="00F005A9">
      <w:pPr>
        <w:rPr>
          <w:b/>
          <w:bCs/>
        </w:rPr>
      </w:pPr>
      <w:r w:rsidRPr="00F005A9">
        <w:rPr>
          <w:b/>
          <w:bCs/>
        </w:rPr>
        <w:t>ps</w:t>
      </w:r>
    </w:p>
    <w:p w14:paraId="39F6F567" w14:textId="15BEF18A" w:rsidR="00F005A9" w:rsidRPr="00F005A9" w:rsidRDefault="00F005A9" w:rsidP="00F005A9">
      <w:r w:rsidRPr="00F005A9">
        <w:t>Básico</w:t>
      </w:r>
      <w:r>
        <w:tab/>
      </w:r>
      <w:r>
        <w:tab/>
      </w:r>
      <w:r w:rsidRPr="00F005A9">
        <w:t>ps</w:t>
      </w:r>
    </w:p>
    <w:p w14:paraId="52314B28" w14:textId="40A6A7F7" w:rsidR="00F005A9" w:rsidRPr="00F005A9" w:rsidRDefault="00F005A9" w:rsidP="00F005A9">
      <w:r w:rsidRPr="00F005A9">
        <w:t>Ampliado</w:t>
      </w:r>
      <w:r>
        <w:tab/>
      </w:r>
      <w:r w:rsidRPr="00F005A9">
        <w:t>ps aux</w:t>
      </w:r>
    </w:p>
    <w:p w14:paraId="481D1619" w14:textId="401BF6F6" w:rsidR="00F005A9" w:rsidRPr="00F005A9" w:rsidRDefault="00F005A9" w:rsidP="00F005A9">
      <w:pPr>
        <w:ind w:left="708"/>
      </w:pPr>
      <w:r w:rsidRPr="00F005A9">
        <w:t>a</w:t>
      </w:r>
      <w:r>
        <w:tab/>
        <w:t>M</w:t>
      </w:r>
      <w:r w:rsidRPr="00F005A9">
        <w:t>uestra procesos de todos los usuarios</w:t>
      </w:r>
    </w:p>
    <w:p w14:paraId="1EE58B62" w14:textId="54FB2819" w:rsidR="00F005A9" w:rsidRPr="00F005A9" w:rsidRDefault="00F005A9" w:rsidP="00F005A9">
      <w:pPr>
        <w:ind w:left="708"/>
      </w:pPr>
      <w:r w:rsidRPr="00F005A9">
        <w:t>u</w:t>
      </w:r>
      <w:r>
        <w:tab/>
        <w:t>F</w:t>
      </w:r>
      <w:r w:rsidRPr="00F005A9">
        <w:t>ormato orientado a usuario</w:t>
      </w:r>
    </w:p>
    <w:p w14:paraId="67210152" w14:textId="31D66C51" w:rsidR="00F005A9" w:rsidRPr="00F005A9" w:rsidRDefault="00F005A9" w:rsidP="00F005A9">
      <w:pPr>
        <w:ind w:left="708"/>
      </w:pPr>
      <w:r w:rsidRPr="00F005A9">
        <w:t>x</w:t>
      </w:r>
      <w:r>
        <w:tab/>
        <w:t>I</w:t>
      </w:r>
      <w:r w:rsidRPr="00F005A9">
        <w:t>ncluye procesos sin terminal</w:t>
      </w:r>
    </w:p>
    <w:p w14:paraId="783C9501" w14:textId="0B7B321D" w:rsidR="00F005A9" w:rsidRPr="00F005A9" w:rsidRDefault="00F005A9" w:rsidP="002B161A">
      <w:pPr>
        <w:ind w:left="708" w:firstLine="0"/>
      </w:pPr>
      <w:r w:rsidRPr="00F005A9">
        <w:t>Para ver procesos ordenados por CPU</w:t>
      </w:r>
      <w:r w:rsidR="002B161A">
        <w:tab/>
      </w:r>
      <w:r w:rsidRPr="00F005A9">
        <w:t>ps aux --sort=-%cpu | head</w:t>
      </w:r>
    </w:p>
    <w:p w14:paraId="472D4EFC" w14:textId="103E4945" w:rsidR="00F005A9" w:rsidRPr="00F005A9" w:rsidRDefault="00F005A9" w:rsidP="00F005A9">
      <w:pPr>
        <w:rPr>
          <w:b/>
          <w:bCs/>
        </w:rPr>
      </w:pPr>
      <w:r w:rsidRPr="00F005A9">
        <w:rPr>
          <w:b/>
          <w:bCs/>
        </w:rPr>
        <w:t>top</w:t>
      </w:r>
    </w:p>
    <w:p w14:paraId="303BEAB2" w14:textId="3CFD6F96" w:rsidR="00F005A9" w:rsidRPr="00F005A9" w:rsidRDefault="00F005A9" w:rsidP="00F005A9">
      <w:r w:rsidRPr="00F005A9">
        <w:t>Básico</w:t>
      </w:r>
      <w:r w:rsidR="002B161A">
        <w:tab/>
      </w:r>
      <w:r w:rsidR="002B161A">
        <w:tab/>
      </w:r>
      <w:r w:rsidR="002B161A">
        <w:tab/>
      </w:r>
      <w:r w:rsidRPr="00F005A9">
        <w:t>top</w:t>
      </w:r>
    </w:p>
    <w:p w14:paraId="05A77DA4" w14:textId="0D9F8D53" w:rsidR="00F005A9" w:rsidRPr="00F005A9" w:rsidRDefault="00F005A9" w:rsidP="00F005A9">
      <w:r w:rsidRPr="00F005A9">
        <w:t>Más información</w:t>
      </w:r>
      <w:r w:rsidR="002B161A">
        <w:tab/>
      </w:r>
      <w:r w:rsidRPr="00F005A9">
        <w:t>top -u tu_usuario</w:t>
      </w:r>
    </w:p>
    <w:p w14:paraId="6A09D21B" w14:textId="77777777" w:rsidR="000532CD" w:rsidRDefault="00F005A9" w:rsidP="000532CD">
      <w:pPr>
        <w:ind w:left="708"/>
      </w:pPr>
      <w:r w:rsidRPr="00F005A9">
        <w:t>Para ordenarlo por memoria dentro de top</w:t>
      </w:r>
      <w:r w:rsidR="000532CD">
        <w:t xml:space="preserve"> p</w:t>
      </w:r>
      <w:r w:rsidRPr="00F005A9">
        <w:t>ulsa M</w:t>
      </w:r>
    </w:p>
    <w:p w14:paraId="3FDB192C" w14:textId="77777777" w:rsidR="00EE776C" w:rsidRDefault="00F005A9" w:rsidP="00EE776C">
      <w:pPr>
        <w:ind w:left="708"/>
        <w:rPr>
          <w:b/>
          <w:bCs/>
        </w:rPr>
      </w:pPr>
      <w:r w:rsidRPr="00F005A9">
        <w:t>Por CPU</w:t>
      </w:r>
      <w:r w:rsidR="000532CD">
        <w:t xml:space="preserve"> p</w:t>
      </w:r>
      <w:r w:rsidRPr="00F005A9">
        <w:t>ulsa P</w:t>
      </w:r>
      <w:r w:rsidRPr="00F005A9">
        <w:rPr>
          <w:b/>
          <w:bCs/>
        </w:rPr>
        <w:cr/>
      </w:r>
    </w:p>
    <w:p w14:paraId="1DF349F0" w14:textId="2B800F24" w:rsidR="00EE776C" w:rsidRPr="00EE776C" w:rsidRDefault="00EE776C" w:rsidP="00EE776C">
      <w:pPr>
        <w:ind w:left="708" w:firstLine="0"/>
        <w:rPr>
          <w:b/>
          <w:bCs/>
        </w:rPr>
      </w:pPr>
      <w:r>
        <w:rPr>
          <w:b/>
          <w:bCs/>
        </w:rPr>
        <w:t>Monitorización de usuarios</w:t>
      </w:r>
    </w:p>
    <w:p w14:paraId="28B0F7F6" w14:textId="2BD351B0" w:rsidR="00EE776C" w:rsidRDefault="001B1DDB" w:rsidP="00EE776C">
      <w:pPr>
        <w:ind w:left="708" w:firstLine="0"/>
      </w:pPr>
      <w:r>
        <w:rPr>
          <w:b/>
          <w:bCs/>
        </w:rPr>
        <w:t>w</w:t>
      </w:r>
      <w:r w:rsidR="00EE776C" w:rsidRPr="00EE776C">
        <w:rPr>
          <w:b/>
          <w:bCs/>
        </w:rPr>
        <w:t>ho</w:t>
      </w:r>
      <w:r w:rsidR="008866AD">
        <w:rPr>
          <w:b/>
          <w:bCs/>
        </w:rPr>
        <w:tab/>
      </w:r>
      <w:r w:rsidR="00EE776C">
        <w:t>M</w:t>
      </w:r>
      <w:r w:rsidR="00EE776C" w:rsidRPr="00EE776C">
        <w:t>uestra información sobre los usuarios conectados actualmente al sistema.</w:t>
      </w:r>
    </w:p>
    <w:p w14:paraId="7A55F99D" w14:textId="77777777" w:rsidR="00EE776C" w:rsidRDefault="00EE776C" w:rsidP="00EE776C">
      <w:pPr>
        <w:ind w:left="708" w:firstLine="0"/>
      </w:pPr>
      <w:r>
        <w:t>B</w:t>
      </w:r>
      <w:r w:rsidRPr="00EE776C">
        <w:t>ásico</w:t>
      </w:r>
      <w:r>
        <w:tab/>
      </w:r>
      <w:r>
        <w:tab/>
      </w:r>
      <w:r w:rsidRPr="00EE776C">
        <w:t>who</w:t>
      </w:r>
    </w:p>
    <w:p w14:paraId="252D5C3F" w14:textId="77777777" w:rsidR="001B1DDB" w:rsidRDefault="00EE776C" w:rsidP="00EE776C">
      <w:pPr>
        <w:ind w:left="708" w:firstLine="0"/>
      </w:pPr>
      <w:r w:rsidRPr="00EE776C">
        <w:t>Ampliado</w:t>
      </w:r>
      <w:r>
        <w:tab/>
      </w:r>
      <w:r w:rsidRPr="00EE776C">
        <w:t>who -a</w:t>
      </w:r>
      <w:r w:rsidR="001B1DDB">
        <w:tab/>
      </w:r>
      <w:r w:rsidR="001B1DDB">
        <w:tab/>
      </w:r>
      <w:r w:rsidRPr="00EE776C">
        <w:t>Muestra TODOS los registros relacionados con usuarios y sesiones, incluyendo</w:t>
      </w:r>
      <w:r w:rsidR="001B1DDB">
        <w:t xml:space="preserve"> p</w:t>
      </w:r>
      <w:r w:rsidRPr="00EE776C">
        <w:t>rocesos de login</w:t>
      </w:r>
      <w:r w:rsidR="001B1DDB">
        <w:t>, s</w:t>
      </w:r>
      <w:r w:rsidRPr="00EE776C">
        <w:t>esiones muertas</w:t>
      </w:r>
      <w:r w:rsidR="001B1DDB">
        <w:t>, c</w:t>
      </w:r>
      <w:r w:rsidRPr="00EE776C">
        <w:t>ambios de runlevel</w:t>
      </w:r>
      <w:r w:rsidR="001B1DDB">
        <w:t>, u</w:t>
      </w:r>
      <w:r w:rsidRPr="00EE776C">
        <w:t>suarios conectados</w:t>
      </w:r>
      <w:r w:rsidR="001B1DDB">
        <w:t>, t</w:t>
      </w:r>
      <w:r w:rsidRPr="00EE776C">
        <w:t>rapdoors del sistema</w:t>
      </w:r>
      <w:r w:rsidR="001B1DDB">
        <w:t xml:space="preserve">. </w:t>
      </w:r>
      <w:r w:rsidRPr="00EE776C">
        <w:t>Es una vista más completa del estado de los usuarios.</w:t>
      </w:r>
    </w:p>
    <w:p w14:paraId="4B9747ED" w14:textId="77777777" w:rsidR="001B1DDB" w:rsidRDefault="00EE776C" w:rsidP="00EE776C">
      <w:pPr>
        <w:ind w:left="708" w:firstLine="0"/>
      </w:pPr>
      <w:r w:rsidRPr="001B1DDB">
        <w:rPr>
          <w:b/>
          <w:bCs/>
        </w:rPr>
        <w:t>w:</w:t>
      </w:r>
      <w:r w:rsidRPr="00EE776C">
        <w:t xml:space="preserve"> </w:t>
      </w:r>
      <w:r w:rsidR="001B1DDB">
        <w:t>M</w:t>
      </w:r>
      <w:r w:rsidRPr="00EE776C">
        <w:t xml:space="preserve">uestra los usuarios conectados, qué están haciendo, cuánta carga tiene el sistema y procesos ejecutándose para cada usuario </w:t>
      </w:r>
    </w:p>
    <w:p w14:paraId="6290C4BE" w14:textId="77777777" w:rsidR="003D0A45" w:rsidRDefault="001B1DDB" w:rsidP="00EE776C">
      <w:pPr>
        <w:ind w:left="708" w:firstLine="0"/>
      </w:pPr>
      <w:r>
        <w:t>B</w:t>
      </w:r>
      <w:r w:rsidR="00EE776C" w:rsidRPr="00EE776C">
        <w:t>ásico</w:t>
      </w:r>
      <w:r>
        <w:tab/>
      </w:r>
      <w:r>
        <w:tab/>
      </w:r>
      <w:r w:rsidR="00EE776C" w:rsidRPr="00EE776C">
        <w:t>w</w:t>
      </w:r>
    </w:p>
    <w:p w14:paraId="6089724C" w14:textId="2CCA28ED" w:rsidR="00EE776C" w:rsidRDefault="00EE776C" w:rsidP="00EE776C">
      <w:pPr>
        <w:ind w:left="708" w:firstLine="0"/>
      </w:pPr>
      <w:r w:rsidRPr="00EE776C">
        <w:t>Muestra qué están haciendo los usuarios.</w:t>
      </w:r>
    </w:p>
    <w:p w14:paraId="25926902" w14:textId="1C2B7421" w:rsidR="003D0A45" w:rsidRDefault="003D0A45" w:rsidP="00EE776C">
      <w:pPr>
        <w:ind w:left="708" w:firstLine="0"/>
        <w:rPr>
          <w:b/>
          <w:bCs/>
        </w:rPr>
      </w:pPr>
      <w:r w:rsidRPr="003D0A45">
        <w:rPr>
          <w:b/>
          <w:bCs/>
        </w:rPr>
        <w:t xml:space="preserve">ps –uax | grep </w:t>
      </w:r>
      <w:r>
        <w:rPr>
          <w:b/>
          <w:bCs/>
        </w:rPr>
        <w:t>&lt;usuario&gt;</w:t>
      </w:r>
      <w:r w:rsidRPr="003D0A45">
        <w:rPr>
          <w:b/>
          <w:bCs/>
        </w:rPr>
        <w:t xml:space="preserve">: </w:t>
      </w:r>
      <w:r>
        <w:t>S</w:t>
      </w:r>
      <w:r w:rsidRPr="003D0A45">
        <w:t>e usa para mostrar todos los procesos que pertenecen a un usuario concreto.</w:t>
      </w:r>
    </w:p>
    <w:p w14:paraId="69454D47" w14:textId="77777777" w:rsidR="00EA4120" w:rsidRDefault="003D0A45" w:rsidP="00EE776C">
      <w:pPr>
        <w:ind w:left="708" w:firstLine="0"/>
      </w:pPr>
      <w:r w:rsidRPr="003D0A45">
        <w:t>Comando básico</w:t>
      </w:r>
      <w:r>
        <w:tab/>
      </w:r>
      <w:r w:rsidRPr="003D0A45">
        <w:t xml:space="preserve">ps aux | grep usuario </w:t>
      </w:r>
    </w:p>
    <w:p w14:paraId="606EE8EE" w14:textId="77777777" w:rsidR="00EA4120" w:rsidRDefault="003D0A45" w:rsidP="00EA4120">
      <w:pPr>
        <w:ind w:left="708"/>
      </w:pPr>
      <w:r w:rsidRPr="003D0A45">
        <w:t>-a muestra</w:t>
      </w:r>
      <w:ins w:id="0" w:author="Microsoft Word" w:date="2025-12-10T16:09:00Z" w16du:dateUtc="2025-12-10T15:09:00Z">
        <w:r w:rsidR="00EA4120">
          <w:tab/>
          <w:t>M</w:t>
        </w:r>
        <w:r w:rsidRPr="003D0A45">
          <w:t>uestra</w:t>
        </w:r>
      </w:ins>
      <w:r w:rsidRPr="003D0A45">
        <w:t xml:space="preserve"> procesos de todos los usuarios </w:t>
      </w:r>
    </w:p>
    <w:p w14:paraId="177B12DF" w14:textId="77777777" w:rsidR="00EA4120" w:rsidRDefault="003D0A45" w:rsidP="00EA4120">
      <w:pPr>
        <w:ind w:left="708"/>
      </w:pPr>
      <w:r w:rsidRPr="003D0A45">
        <w:t>-u muestra</w:t>
      </w:r>
      <w:ins w:id="1" w:author="Microsoft Word" w:date="2025-12-10T16:09:00Z" w16du:dateUtc="2025-12-10T15:09:00Z">
        <w:r w:rsidR="00EA4120">
          <w:tab/>
          <w:t>M</w:t>
        </w:r>
        <w:r w:rsidRPr="003D0A45">
          <w:t>uestra</w:t>
        </w:r>
      </w:ins>
      <w:r w:rsidRPr="003D0A45">
        <w:t xml:space="preserve"> el usuario y uso de CPU/memoria </w:t>
      </w:r>
    </w:p>
    <w:p w14:paraId="4ABC879C" w14:textId="77777777" w:rsidR="00EA4120" w:rsidRDefault="003D0A45" w:rsidP="00EA4120">
      <w:pPr>
        <w:ind w:left="708"/>
        <w:rPr>
          <w:ins w:id="2" w:author="Microsoft Word" w:date="2025-12-10T16:09:00Z" w16du:dateUtc="2025-12-10T15:09:00Z"/>
        </w:rPr>
      </w:pPr>
      <w:r w:rsidRPr="003D0A45">
        <w:t>-x muestra</w:t>
      </w:r>
      <w:ins w:id="3" w:author="Microsoft Word" w:date="2025-12-10T16:09:00Z" w16du:dateUtc="2025-12-10T15:09:00Z">
        <w:r w:rsidR="00EA4120">
          <w:tab/>
          <w:t>M</w:t>
        </w:r>
        <w:r w:rsidRPr="003D0A45">
          <w:t>uestra</w:t>
        </w:r>
      </w:ins>
      <w:r w:rsidRPr="003D0A45">
        <w:t xml:space="preserve"> procesos sin terminal (daemons, servicios) grep:</w:t>
      </w:r>
    </w:p>
    <w:p w14:paraId="1D9208C0" w14:textId="0AA0ECCE" w:rsidR="003D0A45" w:rsidRDefault="00EA4120" w:rsidP="00EA4120">
      <w:pPr>
        <w:ind w:left="708" w:firstLine="0"/>
      </w:pPr>
      <w:ins w:id="4" w:author="Microsoft Word" w:date="2025-12-10T16:09:00Z" w16du:dateUtc="2025-12-10T15:09:00Z">
        <w:r w:rsidRPr="003D0A45">
          <w:t>G</w:t>
        </w:r>
        <w:r w:rsidR="003D0A45" w:rsidRPr="003D0A45">
          <w:t>rep</w:t>
        </w:r>
      </w:ins>
      <w:r>
        <w:t xml:space="preserve"> </w:t>
      </w:r>
      <w:r w:rsidR="003D0A45" w:rsidRPr="003D0A45">
        <w:t>filtra la salida para mostrar solo las líneas donde aparece el nombre del usuario.</w:t>
      </w:r>
    </w:p>
    <w:p w14:paraId="2D4D97CE" w14:textId="77777777" w:rsidR="00EA4120" w:rsidRDefault="00EA4120" w:rsidP="00EA4120">
      <w:pPr>
        <w:ind w:left="708" w:firstLine="0"/>
      </w:pPr>
    </w:p>
    <w:p w14:paraId="6118C620" w14:textId="77777777" w:rsidR="002F3BE9" w:rsidRDefault="002F3BE9" w:rsidP="00EA4120">
      <w:pPr>
        <w:ind w:left="708" w:firstLine="0"/>
      </w:pPr>
    </w:p>
    <w:p w14:paraId="516A5999" w14:textId="77777777" w:rsidR="002F3BE9" w:rsidRDefault="002F3BE9" w:rsidP="00EA4120">
      <w:pPr>
        <w:ind w:left="708" w:firstLine="0"/>
      </w:pPr>
    </w:p>
    <w:p w14:paraId="1E9044C3" w14:textId="77777777" w:rsidR="002F3BE9" w:rsidRDefault="002F3BE9" w:rsidP="00EA4120">
      <w:pPr>
        <w:ind w:left="708" w:firstLine="0"/>
      </w:pPr>
    </w:p>
    <w:p w14:paraId="711CC65A" w14:textId="77777777" w:rsidR="002F3BE9" w:rsidRDefault="002F3BE9" w:rsidP="00EA4120">
      <w:pPr>
        <w:ind w:left="708" w:firstLine="0"/>
      </w:pPr>
    </w:p>
    <w:p w14:paraId="76699770" w14:textId="2D8F1248" w:rsidR="00EA4120" w:rsidRDefault="00EA4120" w:rsidP="00EA4120">
      <w:pPr>
        <w:ind w:left="708" w:firstLine="0"/>
        <w:rPr>
          <w:b/>
          <w:bCs/>
        </w:rPr>
      </w:pPr>
      <w:r>
        <w:rPr>
          <w:b/>
          <w:bCs/>
        </w:rPr>
        <w:lastRenderedPageBreak/>
        <w:t>Carga global del sistema</w:t>
      </w:r>
    </w:p>
    <w:p w14:paraId="4697D875" w14:textId="5930C6A0" w:rsidR="00EA4120" w:rsidRDefault="00EA4120" w:rsidP="00EA4120">
      <w:pPr>
        <w:ind w:left="708" w:firstLine="0"/>
        <w:rPr>
          <w:b/>
          <w:bCs/>
        </w:rPr>
      </w:pPr>
      <w:r>
        <w:rPr>
          <w:b/>
          <w:bCs/>
        </w:rPr>
        <w:t>uptime</w:t>
      </w:r>
    </w:p>
    <w:p w14:paraId="7CA3CBDB" w14:textId="77777777" w:rsidR="002F3BE9" w:rsidRPr="00A84952" w:rsidRDefault="002F3BE9" w:rsidP="00EA4120">
      <w:pPr>
        <w:ind w:left="708" w:firstLine="0"/>
      </w:pPr>
      <w:r w:rsidRPr="00A84952">
        <w:t>Salida típica: 14:00:22 up 2:10, 1 user, load average: 0.45, 0.40, 0.30</w:t>
      </w:r>
    </w:p>
    <w:p w14:paraId="0F6E51F4" w14:textId="77777777" w:rsidR="002F3BE9" w:rsidRDefault="002F3BE9" w:rsidP="00EA4120">
      <w:pPr>
        <w:ind w:left="708" w:firstLine="0"/>
      </w:pPr>
      <w:r w:rsidRPr="002F3BE9">
        <w:t>Ampliado:</w:t>
      </w:r>
    </w:p>
    <w:p w14:paraId="256D0FE2" w14:textId="77777777" w:rsidR="002F3BE9" w:rsidRDefault="002F3BE9" w:rsidP="002F3BE9">
      <w:pPr>
        <w:ind w:left="708"/>
      </w:pPr>
      <w:r w:rsidRPr="002F3BE9">
        <w:t>uptime -p</w:t>
      </w:r>
      <w:r>
        <w:tab/>
      </w:r>
      <w:r w:rsidRPr="002F3BE9">
        <w:t>Tiempo encendido en formato bonito</w:t>
      </w:r>
    </w:p>
    <w:p w14:paraId="35ADEC41" w14:textId="3F0AE18C" w:rsidR="00EA4120" w:rsidRDefault="002F3BE9" w:rsidP="002F3BE9">
      <w:pPr>
        <w:ind w:left="708"/>
      </w:pPr>
      <w:r w:rsidRPr="002F3BE9">
        <w:t>uptime -s</w:t>
      </w:r>
      <w:r>
        <w:tab/>
      </w:r>
      <w:r w:rsidRPr="002F3BE9">
        <w:t>Hora exacta de arranque</w:t>
      </w:r>
    </w:p>
    <w:p w14:paraId="32A15FC1" w14:textId="64F190E5" w:rsidR="008866AD" w:rsidRPr="008866AD" w:rsidRDefault="008866AD" w:rsidP="008866AD">
      <w:pPr>
        <w:rPr>
          <w:b/>
          <w:bCs/>
        </w:rPr>
      </w:pPr>
      <w:r w:rsidRPr="008866AD">
        <w:rPr>
          <w:b/>
          <w:bCs/>
        </w:rPr>
        <w:t>/usr/bin/time</w:t>
      </w:r>
    </w:p>
    <w:p w14:paraId="20BC2A00" w14:textId="708C5B90" w:rsidR="008866AD" w:rsidRDefault="008866AD" w:rsidP="008866AD">
      <w:r w:rsidRPr="008866AD">
        <w:t xml:space="preserve">Ejemplo midiendo un comando </w:t>
      </w:r>
      <w:r>
        <w:tab/>
      </w:r>
      <w:r w:rsidRPr="008866AD">
        <w:t>/usr/bin/time ls -R /</w:t>
      </w:r>
    </w:p>
    <w:p w14:paraId="1D22D2D9" w14:textId="0ED6F85C" w:rsidR="008866AD" w:rsidRDefault="008866AD" w:rsidP="008866AD">
      <w:r w:rsidRPr="008866AD">
        <w:t>Con más estadística</w:t>
      </w:r>
      <w:r>
        <w:t>s</w:t>
      </w:r>
      <w:r>
        <w:tab/>
      </w:r>
      <w:r>
        <w:tab/>
      </w:r>
      <w:r>
        <w:tab/>
      </w:r>
      <w:r w:rsidRPr="008866AD">
        <w:t>/usr/bin/time -v ls -R /</w:t>
      </w:r>
      <w:r>
        <w:tab/>
      </w:r>
      <w:r>
        <w:tab/>
      </w:r>
      <w:r>
        <w:tab/>
      </w:r>
      <w:r>
        <w:tab/>
      </w:r>
      <w:r>
        <w:tab/>
      </w:r>
      <w:r>
        <w:tab/>
      </w:r>
      <w:r w:rsidRPr="008866AD">
        <w:t>Muestra uso de memoria, CPU, y más datos</w:t>
      </w:r>
      <w:r w:rsidR="00537E38">
        <w:t>.</w:t>
      </w:r>
    </w:p>
    <w:p w14:paraId="47CBF992" w14:textId="77777777" w:rsidR="00537E38" w:rsidRDefault="00537E38" w:rsidP="008866AD"/>
    <w:p w14:paraId="40684D43" w14:textId="77777777" w:rsidR="00537E38" w:rsidRDefault="00537E38" w:rsidP="00537E38">
      <w:pPr>
        <w:pStyle w:val="Ttulo3"/>
        <w:numPr>
          <w:ilvl w:val="0"/>
          <w:numId w:val="21"/>
        </w:numPr>
      </w:pPr>
      <w:r w:rsidRPr="00537E38">
        <w:t>Utilice la orden vmstat para medir la actividad del sistema durante un total de cinco minutos. El periodo entre medidas consecutivas será de 5 segundos. La información se guardará en el fichero de texto vmstat.res.</w:t>
      </w:r>
    </w:p>
    <w:p w14:paraId="596F72E9" w14:textId="292D0D69" w:rsidR="00537E38" w:rsidRDefault="00537E38" w:rsidP="00537E38">
      <w:r w:rsidRPr="00537E38">
        <w:t>Terminal: vmstat 5 60 &gt; vmstat.res</w:t>
      </w:r>
    </w:p>
    <w:p w14:paraId="29885F2E" w14:textId="77777777" w:rsidR="00537E38" w:rsidRDefault="00537E38" w:rsidP="00537E38"/>
    <w:p w14:paraId="08A98791" w14:textId="4068AF85" w:rsidR="00537E38" w:rsidRDefault="00537E38" w:rsidP="00537E38">
      <w:pPr>
        <w:pStyle w:val="Ttulo3"/>
      </w:pPr>
      <w:r>
        <w:t xml:space="preserve">4. </w:t>
      </w:r>
      <w:r w:rsidR="00AB29E4" w:rsidRPr="00AB29E4">
        <w:t>Indique las distintas opciones que dispone sar así como una descripción de cada una de ellas. (Pista: man sar)</w:t>
      </w:r>
    </w:p>
    <w:p w14:paraId="7266BA6B" w14:textId="77777777" w:rsidR="005935CC" w:rsidRDefault="00A84952" w:rsidP="00AB29E4">
      <w:r w:rsidRPr="005F3FB9">
        <w:rPr>
          <w:b/>
          <w:bCs/>
        </w:rPr>
        <w:t>-u:</w:t>
      </w:r>
      <w:r w:rsidRPr="00A84952">
        <w:t xml:space="preserve"> Uso de CPU </w:t>
      </w:r>
    </w:p>
    <w:p w14:paraId="466C777A" w14:textId="77777777" w:rsidR="005935CC" w:rsidRDefault="00A84952" w:rsidP="00AB29E4">
      <w:r w:rsidRPr="00A84952">
        <w:t>Comando: sar -u</w:t>
      </w:r>
    </w:p>
    <w:p w14:paraId="704FF23E" w14:textId="77777777" w:rsidR="005935CC" w:rsidRDefault="00A84952" w:rsidP="005935CC">
      <w:pPr>
        <w:pStyle w:val="Prrafodelista"/>
        <w:numPr>
          <w:ilvl w:val="0"/>
          <w:numId w:val="24"/>
        </w:numPr>
      </w:pPr>
      <w:r w:rsidRPr="00A84952">
        <w:t>%usr: tiempo en espacio de usuario</w:t>
      </w:r>
    </w:p>
    <w:p w14:paraId="6038F4BB" w14:textId="77777777" w:rsidR="005935CC" w:rsidRDefault="00A84952" w:rsidP="005935CC">
      <w:pPr>
        <w:pStyle w:val="Prrafodelista"/>
        <w:numPr>
          <w:ilvl w:val="0"/>
          <w:numId w:val="24"/>
        </w:numPr>
      </w:pPr>
      <w:r w:rsidRPr="00A84952">
        <w:t>%sys: tiempo en el kernel</w:t>
      </w:r>
    </w:p>
    <w:p w14:paraId="4AE2CDD6" w14:textId="77777777" w:rsidR="005935CC" w:rsidRDefault="00A84952" w:rsidP="005935CC">
      <w:pPr>
        <w:pStyle w:val="Prrafodelista"/>
        <w:numPr>
          <w:ilvl w:val="0"/>
          <w:numId w:val="24"/>
        </w:numPr>
      </w:pPr>
      <w:r w:rsidRPr="00A84952">
        <w:t>%idle: CPU inactiva</w:t>
      </w:r>
    </w:p>
    <w:p w14:paraId="0019A3D2" w14:textId="3646882C" w:rsidR="00AB29E4" w:rsidRDefault="00A84952" w:rsidP="005935CC">
      <w:pPr>
        <w:pStyle w:val="Prrafodelista"/>
        <w:numPr>
          <w:ilvl w:val="0"/>
          <w:numId w:val="24"/>
        </w:numPr>
      </w:pPr>
      <w:r w:rsidRPr="00A84952">
        <w:t>%iowait: tiempo esperando E/S</w:t>
      </w:r>
    </w:p>
    <w:p w14:paraId="2E3B345E" w14:textId="77777777" w:rsidR="00155F6E" w:rsidRDefault="00155F6E" w:rsidP="005935CC">
      <w:pPr>
        <w:pStyle w:val="Prrafodelista"/>
        <w:numPr>
          <w:ilvl w:val="0"/>
          <w:numId w:val="24"/>
        </w:numPr>
      </w:pPr>
    </w:p>
    <w:p w14:paraId="3055539E" w14:textId="77777777" w:rsidR="00D34EF4" w:rsidRDefault="00D34EF4" w:rsidP="00D34EF4">
      <w:r w:rsidRPr="005F3FB9">
        <w:rPr>
          <w:b/>
          <w:bCs/>
        </w:rPr>
        <w:t>-r:</w:t>
      </w:r>
      <w:r w:rsidRPr="00D34EF4">
        <w:t xml:space="preserve"> Memoria RAM</w:t>
      </w:r>
    </w:p>
    <w:p w14:paraId="0BA8FD73" w14:textId="77777777" w:rsidR="00D34EF4" w:rsidRDefault="00D34EF4" w:rsidP="00D34EF4">
      <w:r w:rsidRPr="00D34EF4">
        <w:t>Comando: sar -r</w:t>
      </w:r>
    </w:p>
    <w:p w14:paraId="42DBCE33" w14:textId="77777777" w:rsidR="005F3FB9" w:rsidRDefault="00D34EF4" w:rsidP="005F3FB9">
      <w:pPr>
        <w:ind w:left="708" w:firstLine="0"/>
      </w:pPr>
      <w:r w:rsidRPr="00D34EF4">
        <w:t>Muestra estadísticas de memoria</w:t>
      </w:r>
      <w:r w:rsidR="009C00A0">
        <w:t xml:space="preserve"> (M</w:t>
      </w:r>
      <w:r w:rsidRPr="00D34EF4">
        <w:t>emoria usada</w:t>
      </w:r>
      <w:r w:rsidR="009C00A0">
        <w:t>, m</w:t>
      </w:r>
      <w:r w:rsidRPr="00D34EF4">
        <w:t>emoria libre</w:t>
      </w:r>
      <w:r w:rsidR="009C00A0">
        <w:t>, b</w:t>
      </w:r>
      <w:r w:rsidRPr="00D34EF4">
        <w:t>uffers</w:t>
      </w:r>
      <w:r w:rsidR="009C00A0">
        <w:t>, c</w:t>
      </w:r>
      <w:r w:rsidRPr="00D34EF4">
        <w:t>aché</w:t>
      </w:r>
      <w:r w:rsidR="005F3FB9">
        <w:t>)</w:t>
      </w:r>
    </w:p>
    <w:p w14:paraId="3E6A0435" w14:textId="77777777" w:rsidR="00155F6E" w:rsidRDefault="00155F6E" w:rsidP="005F3FB9">
      <w:pPr>
        <w:ind w:left="708" w:firstLine="0"/>
      </w:pPr>
    </w:p>
    <w:p w14:paraId="2D23BE98" w14:textId="77777777" w:rsidR="005F3FB9" w:rsidRDefault="00D34EF4" w:rsidP="009C00A0">
      <w:r w:rsidRPr="005F3FB9">
        <w:rPr>
          <w:b/>
          <w:bCs/>
        </w:rPr>
        <w:t>-B:</w:t>
      </w:r>
      <w:r w:rsidRPr="00D34EF4">
        <w:t xml:space="preserve"> Actividad de memoria virtual</w:t>
      </w:r>
    </w:p>
    <w:p w14:paraId="71D44D04" w14:textId="77777777" w:rsidR="005F3FB9" w:rsidRDefault="00D34EF4" w:rsidP="009C00A0">
      <w:r w:rsidRPr="00D34EF4">
        <w:t>Comando: sar -B</w:t>
      </w:r>
    </w:p>
    <w:p w14:paraId="180E7A31" w14:textId="77777777" w:rsidR="005F3FB9" w:rsidRDefault="00D34EF4" w:rsidP="00DF3F65">
      <w:pPr>
        <w:ind w:left="708" w:firstLine="0"/>
      </w:pPr>
      <w:r w:rsidRPr="00D34EF4">
        <w:t>Información sobre la memoria virtual (paging)</w:t>
      </w:r>
      <w:r w:rsidR="005F3FB9">
        <w:t xml:space="preserve"> (</w:t>
      </w:r>
      <w:r w:rsidRPr="00D34EF4">
        <w:t>Page faults</w:t>
      </w:r>
      <w:r w:rsidR="005F3FB9">
        <w:t>, s</w:t>
      </w:r>
      <w:r w:rsidRPr="00D34EF4">
        <w:t>waps</w:t>
      </w:r>
      <w:r w:rsidR="005F3FB9">
        <w:t>, p</w:t>
      </w:r>
      <w:r w:rsidRPr="00D34EF4">
        <w:t>áginas asignadas/liberadas</w:t>
      </w:r>
      <w:r w:rsidR="005F3FB9">
        <w:t>)</w:t>
      </w:r>
    </w:p>
    <w:p w14:paraId="497892D2" w14:textId="77777777" w:rsidR="00155F6E" w:rsidRDefault="00155F6E" w:rsidP="00DF3F65">
      <w:pPr>
        <w:ind w:left="708" w:firstLine="0"/>
      </w:pPr>
    </w:p>
    <w:p w14:paraId="4FA204EB" w14:textId="77777777" w:rsidR="005F3FB9" w:rsidRDefault="00D34EF4" w:rsidP="009C00A0">
      <w:r w:rsidRPr="005F3FB9">
        <w:rPr>
          <w:b/>
          <w:bCs/>
        </w:rPr>
        <w:t>-S:</w:t>
      </w:r>
      <w:r w:rsidRPr="00D34EF4">
        <w:t xml:space="preserve"> Memoria swap</w:t>
      </w:r>
    </w:p>
    <w:p w14:paraId="1B99824D" w14:textId="77777777" w:rsidR="005F3FB9" w:rsidRDefault="00D34EF4" w:rsidP="009C00A0">
      <w:r w:rsidRPr="00D34EF4">
        <w:t>Comando: sar -S</w:t>
      </w:r>
    </w:p>
    <w:p w14:paraId="2055305E" w14:textId="77777777" w:rsidR="005F3FB9" w:rsidRDefault="00D34EF4" w:rsidP="009C00A0">
      <w:r w:rsidRPr="00D34EF4">
        <w:t>Muestra el uso del espacio de intercambio (swap).</w:t>
      </w:r>
    </w:p>
    <w:p w14:paraId="32AC0E8E" w14:textId="77777777" w:rsidR="00155F6E" w:rsidRDefault="00155F6E" w:rsidP="009C00A0"/>
    <w:p w14:paraId="676EADE6" w14:textId="77777777" w:rsidR="005F3FB9" w:rsidRDefault="00D34EF4" w:rsidP="009C00A0">
      <w:r w:rsidRPr="005F3FB9">
        <w:rPr>
          <w:b/>
          <w:bCs/>
        </w:rPr>
        <w:t>-d:</w:t>
      </w:r>
      <w:r w:rsidRPr="00D34EF4">
        <w:t xml:space="preserve"> Actividad de discos</w:t>
      </w:r>
    </w:p>
    <w:p w14:paraId="4565559D" w14:textId="77777777" w:rsidR="005F3FB9" w:rsidRDefault="00D34EF4" w:rsidP="009C00A0">
      <w:r w:rsidRPr="00D34EF4">
        <w:t>Comando: sar -d</w:t>
      </w:r>
    </w:p>
    <w:p w14:paraId="5337BEDE" w14:textId="77777777" w:rsidR="005F3FB9" w:rsidRDefault="00D34EF4" w:rsidP="00DF3F65">
      <w:pPr>
        <w:ind w:left="708" w:firstLine="0"/>
      </w:pPr>
      <w:r w:rsidRPr="00D34EF4">
        <w:t>Estadísticas de entrada/salida por disco</w:t>
      </w:r>
      <w:r w:rsidR="005F3FB9">
        <w:t xml:space="preserve"> (</w:t>
      </w:r>
      <w:r w:rsidRPr="00D34EF4">
        <w:t>Lecturas</w:t>
      </w:r>
      <w:r w:rsidR="005F3FB9">
        <w:t>, e</w:t>
      </w:r>
      <w:r w:rsidRPr="00D34EF4">
        <w:t>scrituras</w:t>
      </w:r>
      <w:r w:rsidR="005F3FB9">
        <w:t>, t</w:t>
      </w:r>
      <w:r w:rsidRPr="00D34EF4">
        <w:t>iempo de espera</w:t>
      </w:r>
      <w:r w:rsidR="005F3FB9">
        <w:t>, t</w:t>
      </w:r>
      <w:r w:rsidRPr="00D34EF4">
        <w:t>iempo ocupado</w:t>
      </w:r>
      <w:r w:rsidR="005F3FB9">
        <w:t>)</w:t>
      </w:r>
    </w:p>
    <w:p w14:paraId="3E7C6808" w14:textId="77777777" w:rsidR="00DF3F65" w:rsidRDefault="00DF3F65" w:rsidP="009C00A0"/>
    <w:p w14:paraId="70D80845" w14:textId="77777777" w:rsidR="005F3FB9" w:rsidRDefault="00D34EF4" w:rsidP="009C00A0">
      <w:r w:rsidRPr="005F3FB9">
        <w:rPr>
          <w:b/>
          <w:bCs/>
        </w:rPr>
        <w:lastRenderedPageBreak/>
        <w:t>-n:</w:t>
      </w:r>
      <w:r w:rsidRPr="00D34EF4">
        <w:t xml:space="preserve"> Estadísticas de red</w:t>
      </w:r>
    </w:p>
    <w:p w14:paraId="4750E8E3" w14:textId="77777777" w:rsidR="005F3FB9" w:rsidRDefault="00D34EF4" w:rsidP="009C00A0">
      <w:r w:rsidRPr="00D34EF4">
        <w:t>Comando: sar -n DEV</w:t>
      </w:r>
    </w:p>
    <w:p w14:paraId="208DE19E" w14:textId="77777777" w:rsidR="005F3FB9" w:rsidRDefault="00D34EF4" w:rsidP="005F3FB9">
      <w:pPr>
        <w:pStyle w:val="Prrafodelista"/>
        <w:numPr>
          <w:ilvl w:val="0"/>
          <w:numId w:val="27"/>
        </w:numPr>
      </w:pPr>
      <w:r w:rsidRPr="00D34EF4">
        <w:t>DEV → tráfico por interfaz</w:t>
      </w:r>
    </w:p>
    <w:p w14:paraId="4F556AFA" w14:textId="77777777" w:rsidR="005F3FB9" w:rsidRDefault="00D34EF4" w:rsidP="005F3FB9">
      <w:pPr>
        <w:pStyle w:val="Prrafodelista"/>
        <w:numPr>
          <w:ilvl w:val="0"/>
          <w:numId w:val="27"/>
        </w:numPr>
      </w:pPr>
      <w:r w:rsidRPr="00D34EF4">
        <w:t>EDEV → errores en la red</w:t>
      </w:r>
    </w:p>
    <w:p w14:paraId="0FC9AFDE" w14:textId="77777777" w:rsidR="005F3FB9" w:rsidRDefault="00D34EF4" w:rsidP="005F3FB9">
      <w:pPr>
        <w:pStyle w:val="Prrafodelista"/>
        <w:numPr>
          <w:ilvl w:val="0"/>
          <w:numId w:val="27"/>
        </w:numPr>
      </w:pPr>
      <w:r w:rsidRPr="00D34EF4">
        <w:t>TCP → conexiones TCP</w:t>
      </w:r>
    </w:p>
    <w:p w14:paraId="65955C51" w14:textId="77777777" w:rsidR="00006267" w:rsidRDefault="00D34EF4" w:rsidP="005F3FB9">
      <w:pPr>
        <w:pStyle w:val="Prrafodelista"/>
        <w:numPr>
          <w:ilvl w:val="0"/>
          <w:numId w:val="27"/>
        </w:numPr>
      </w:pPr>
      <w:r w:rsidRPr="00D34EF4">
        <w:t>UDP → paquetes UDP</w:t>
      </w:r>
    </w:p>
    <w:p w14:paraId="6258BE7A" w14:textId="77777777" w:rsidR="00006267" w:rsidRDefault="00D34EF4" w:rsidP="005F3FB9">
      <w:pPr>
        <w:pStyle w:val="Prrafodelista"/>
        <w:numPr>
          <w:ilvl w:val="0"/>
          <w:numId w:val="27"/>
        </w:numPr>
      </w:pPr>
      <w:r w:rsidRPr="00D34EF4">
        <w:t>SOCK → sockets del sistema</w:t>
      </w:r>
    </w:p>
    <w:p w14:paraId="3FC55E27" w14:textId="77777777" w:rsidR="00155F6E" w:rsidRDefault="00155F6E" w:rsidP="00155F6E"/>
    <w:p w14:paraId="3628DABD" w14:textId="77777777" w:rsidR="00006267" w:rsidRDefault="00D34EF4" w:rsidP="00006267">
      <w:r w:rsidRPr="00006267">
        <w:rPr>
          <w:b/>
          <w:bCs/>
        </w:rPr>
        <w:t>-q:</w:t>
      </w:r>
      <w:r w:rsidRPr="00D34EF4">
        <w:t xml:space="preserve"> Carga del Sistema</w:t>
      </w:r>
    </w:p>
    <w:p w14:paraId="01C83052" w14:textId="77777777" w:rsidR="00006267" w:rsidRDefault="00D34EF4" w:rsidP="00006267">
      <w:r w:rsidRPr="00D34EF4">
        <w:t>Comando: sar -q</w:t>
      </w:r>
    </w:p>
    <w:p w14:paraId="5983BE39" w14:textId="06C347EE" w:rsidR="00006267" w:rsidRDefault="00D34EF4" w:rsidP="00006267">
      <w:r w:rsidRPr="00D34EF4">
        <w:t>Muestra</w:t>
      </w:r>
      <w:r w:rsidR="00006267">
        <w:t xml:space="preserve"> (</w:t>
      </w:r>
      <w:r w:rsidRPr="00D34EF4">
        <w:t>Load average</w:t>
      </w:r>
      <w:r w:rsidR="00006267">
        <w:t>, p</w:t>
      </w:r>
      <w:r w:rsidRPr="00D34EF4">
        <w:t>rocesos en ejecución</w:t>
      </w:r>
      <w:r w:rsidR="00006267">
        <w:t>, l</w:t>
      </w:r>
      <w:r w:rsidRPr="00D34EF4">
        <w:t>ongitud de la cola de procesos</w:t>
      </w:r>
      <w:r w:rsidR="00DF3F65">
        <w:t>)</w:t>
      </w:r>
    </w:p>
    <w:p w14:paraId="2DC11290" w14:textId="77777777" w:rsidR="00155F6E" w:rsidRDefault="00155F6E" w:rsidP="00006267"/>
    <w:p w14:paraId="06279A3A" w14:textId="77777777" w:rsidR="00DF3F65" w:rsidRDefault="00D34EF4" w:rsidP="00006267">
      <w:r w:rsidRPr="00DF3F65">
        <w:rPr>
          <w:b/>
          <w:bCs/>
        </w:rPr>
        <w:t>-P CPU:</w:t>
      </w:r>
      <w:r w:rsidRPr="00D34EF4">
        <w:t xml:space="preserve"> Estadísticas por cada CPU</w:t>
      </w:r>
    </w:p>
    <w:p w14:paraId="416FAF5A" w14:textId="77777777" w:rsidR="00DF3F65" w:rsidRDefault="00D34EF4" w:rsidP="00006267">
      <w:r w:rsidRPr="00D34EF4">
        <w:t>Comando: sar -P ALL</w:t>
      </w:r>
    </w:p>
    <w:p w14:paraId="4E6A7E48" w14:textId="77777777" w:rsidR="00DF3F65" w:rsidRDefault="00D34EF4" w:rsidP="00006267">
      <w:r w:rsidRPr="00D34EF4">
        <w:t>Muestra datos por núcleo individual.</w:t>
      </w:r>
    </w:p>
    <w:p w14:paraId="76AA4EC5" w14:textId="77777777" w:rsidR="00155F6E" w:rsidRDefault="00155F6E" w:rsidP="00006267"/>
    <w:p w14:paraId="78754221" w14:textId="77777777" w:rsidR="00DF3F65" w:rsidRDefault="00D34EF4" w:rsidP="00006267">
      <w:r w:rsidRPr="00DF3F65">
        <w:rPr>
          <w:b/>
          <w:bCs/>
        </w:rPr>
        <w:t>-W:</w:t>
      </w:r>
      <w:r w:rsidRPr="00D34EF4">
        <w:t xml:space="preserve"> Estadísticas de swapping</w:t>
      </w:r>
    </w:p>
    <w:p w14:paraId="1970D467" w14:textId="77777777" w:rsidR="00DF3F65" w:rsidRDefault="00D34EF4" w:rsidP="00006267">
      <w:r w:rsidRPr="00D34EF4">
        <w:t>Comando: sar -W</w:t>
      </w:r>
    </w:p>
    <w:p w14:paraId="0445975E" w14:textId="77777777" w:rsidR="00DF3F65" w:rsidRDefault="00D34EF4" w:rsidP="00006267">
      <w:r w:rsidRPr="00D34EF4">
        <w:t>Páginas cargadas y descargadas del swap.</w:t>
      </w:r>
    </w:p>
    <w:p w14:paraId="611B3829" w14:textId="77777777" w:rsidR="00155F6E" w:rsidRDefault="00155F6E" w:rsidP="00006267"/>
    <w:p w14:paraId="474EFFF9" w14:textId="77777777" w:rsidR="00DF3F65" w:rsidRDefault="00D34EF4" w:rsidP="00006267">
      <w:r w:rsidRPr="00DF3F65">
        <w:rPr>
          <w:b/>
          <w:bCs/>
        </w:rPr>
        <w:t>-v:</w:t>
      </w:r>
      <w:r w:rsidRPr="00D34EF4">
        <w:t xml:space="preserve"> Actividad de kernel (inodos, archivos, etc.)</w:t>
      </w:r>
    </w:p>
    <w:p w14:paraId="59A2FB48" w14:textId="77777777" w:rsidR="00DF3F65" w:rsidRDefault="00D34EF4" w:rsidP="00006267">
      <w:r w:rsidRPr="00D34EF4">
        <w:t>Comando: sar -v</w:t>
      </w:r>
    </w:p>
    <w:p w14:paraId="7A26A8AD" w14:textId="77777777" w:rsidR="00DF3F65" w:rsidRDefault="00D34EF4" w:rsidP="00006267">
      <w:r w:rsidRPr="00D34EF4">
        <w:t>Muestra</w:t>
      </w:r>
      <w:r w:rsidR="00DF3F65">
        <w:t xml:space="preserve"> (</w:t>
      </w:r>
      <w:r w:rsidRPr="00D34EF4">
        <w:t>Inodos usados</w:t>
      </w:r>
      <w:r w:rsidR="00DF3F65">
        <w:t>, a</w:t>
      </w:r>
      <w:r w:rsidRPr="00D34EF4">
        <w:t>rchivos abiertos</w:t>
      </w:r>
      <w:r w:rsidR="00DF3F65">
        <w:t xml:space="preserve"> y p</w:t>
      </w:r>
      <w:r w:rsidRPr="00D34EF4">
        <w:t>untos de montaje</w:t>
      </w:r>
      <w:r w:rsidR="00DF3F65">
        <w:t>)</w:t>
      </w:r>
    </w:p>
    <w:p w14:paraId="61747C3A" w14:textId="77777777" w:rsidR="00155F6E" w:rsidRDefault="00155F6E" w:rsidP="00006267"/>
    <w:p w14:paraId="1404F9CB" w14:textId="77777777" w:rsidR="00DF3F65" w:rsidRDefault="00D34EF4" w:rsidP="00006267">
      <w:r w:rsidRPr="00DF3F65">
        <w:rPr>
          <w:b/>
          <w:bCs/>
        </w:rPr>
        <w:t>-H:</w:t>
      </w:r>
      <w:r w:rsidRPr="00D34EF4">
        <w:t xml:space="preserve"> Hugepages</w:t>
      </w:r>
    </w:p>
    <w:p w14:paraId="417EF001" w14:textId="77777777" w:rsidR="00DF3F65" w:rsidRDefault="00D34EF4" w:rsidP="00006267">
      <w:r w:rsidRPr="00D34EF4">
        <w:t>Comando: sar -H</w:t>
      </w:r>
    </w:p>
    <w:p w14:paraId="06564F88" w14:textId="77777777" w:rsidR="00DF3F65" w:rsidRDefault="00D34EF4" w:rsidP="00006267">
      <w:r w:rsidRPr="00D34EF4">
        <w:t>Estadísticas sobre hugepages del kernel.</w:t>
      </w:r>
    </w:p>
    <w:p w14:paraId="2DAB2CDE" w14:textId="77777777" w:rsidR="00155F6E" w:rsidRDefault="00155F6E" w:rsidP="00006267"/>
    <w:p w14:paraId="1E4D9F6C" w14:textId="77777777" w:rsidR="00DF3F65" w:rsidRDefault="00D34EF4" w:rsidP="00006267">
      <w:r w:rsidRPr="00DF3F65">
        <w:rPr>
          <w:b/>
          <w:bCs/>
        </w:rPr>
        <w:t>-m:</w:t>
      </w:r>
      <w:r w:rsidRPr="00D34EF4">
        <w:t xml:space="preserve"> Interrupciones del sistema</w:t>
      </w:r>
    </w:p>
    <w:p w14:paraId="72A849FB" w14:textId="77777777" w:rsidR="00155F6E" w:rsidRDefault="00D34EF4" w:rsidP="00006267">
      <w:r w:rsidRPr="00D34EF4">
        <w:t>Comando: sar -m CPU</w:t>
      </w:r>
    </w:p>
    <w:p w14:paraId="1061A119" w14:textId="77777777" w:rsidR="00155F6E" w:rsidRDefault="00155F6E" w:rsidP="00006267">
      <w:r>
        <w:t>Mu</w:t>
      </w:r>
      <w:r w:rsidR="00D34EF4" w:rsidRPr="00D34EF4">
        <w:t>estra interrupciones por segundo, por CPU.</w:t>
      </w:r>
    </w:p>
    <w:p w14:paraId="6127CB3D" w14:textId="77777777" w:rsidR="00155F6E" w:rsidRDefault="00155F6E" w:rsidP="00006267"/>
    <w:p w14:paraId="56037399" w14:textId="77777777" w:rsidR="00155F6E" w:rsidRDefault="00D34EF4" w:rsidP="00006267">
      <w:r w:rsidRPr="00155F6E">
        <w:rPr>
          <w:b/>
          <w:bCs/>
        </w:rPr>
        <w:t>-f:</w:t>
      </w:r>
      <w:r w:rsidRPr="00D34EF4">
        <w:t xml:space="preserve"> ficheros binarios</w:t>
      </w:r>
    </w:p>
    <w:p w14:paraId="703206B4" w14:textId="77777777" w:rsidR="00155F6E" w:rsidRDefault="00D34EF4" w:rsidP="00006267">
      <w:r w:rsidRPr="00D34EF4">
        <w:t>Comando: sar -f</w:t>
      </w:r>
    </w:p>
    <w:p w14:paraId="5EE44D0F" w14:textId="77777777" w:rsidR="00155F6E" w:rsidRDefault="00D34EF4" w:rsidP="00006267">
      <w:r w:rsidRPr="00D34EF4">
        <w:t>Sirve para leer un archivo binario de estadísticas previamente guardado.</w:t>
      </w:r>
    </w:p>
    <w:p w14:paraId="570EFE6C" w14:textId="64B9E9D3" w:rsidR="00D34EF4" w:rsidRDefault="00D34EF4" w:rsidP="00006267">
      <w:r w:rsidRPr="00D34EF4">
        <w:t>No sirve para abrir binarios de cualquier tipo, solo los de syssta</w:t>
      </w:r>
      <w:r w:rsidR="00FD76EB">
        <w:t>t</w:t>
      </w:r>
    </w:p>
    <w:p w14:paraId="44C61D68" w14:textId="77777777" w:rsidR="00FD76EB" w:rsidRDefault="00FD76EB" w:rsidP="00006267"/>
    <w:p w14:paraId="41F86503" w14:textId="77777777" w:rsidR="00C80FF7" w:rsidRDefault="00C80FF7" w:rsidP="00006267"/>
    <w:p w14:paraId="735DF430" w14:textId="77777777" w:rsidR="00C80FF7" w:rsidRDefault="00C80FF7" w:rsidP="00006267"/>
    <w:p w14:paraId="6E310BC1" w14:textId="77777777" w:rsidR="00C80FF7" w:rsidRDefault="00C80FF7" w:rsidP="00006267"/>
    <w:p w14:paraId="1F2AA920" w14:textId="77777777" w:rsidR="00C80FF7" w:rsidRDefault="00C80FF7" w:rsidP="00006267"/>
    <w:p w14:paraId="1AD3C53A" w14:textId="77777777" w:rsidR="00C80FF7" w:rsidRDefault="00C80FF7" w:rsidP="00006267"/>
    <w:p w14:paraId="0569CB86" w14:textId="77777777" w:rsidR="00C80FF7" w:rsidRDefault="00C80FF7" w:rsidP="00006267"/>
    <w:p w14:paraId="6803F50C" w14:textId="77777777" w:rsidR="00A44314" w:rsidRDefault="00A44314" w:rsidP="00FD76EB">
      <w:pPr>
        <w:pStyle w:val="Ttulo3"/>
        <w:numPr>
          <w:ilvl w:val="0"/>
          <w:numId w:val="28"/>
        </w:numPr>
      </w:pPr>
      <w:r w:rsidRPr="00A44314">
        <w:lastRenderedPageBreak/>
        <w:t>Escoja uno de los ficheros históricos de sar (/var/log/sa/saDD) disponibles en el sistema y analice el comportamiento de un día entero de los siguientes aspectos:</w:t>
      </w:r>
    </w:p>
    <w:p w14:paraId="3A639DB3" w14:textId="77777777" w:rsidR="00A44314" w:rsidRDefault="00A44314" w:rsidP="00A44314">
      <w:pPr>
        <w:pStyle w:val="Ttulo3"/>
        <w:numPr>
          <w:ilvl w:val="0"/>
          <w:numId w:val="29"/>
        </w:numPr>
      </w:pPr>
      <w:r w:rsidRPr="00A44314">
        <w:t>Utilización del procesador (modo usuario, sistema y desocupado) -u</w:t>
      </w:r>
    </w:p>
    <w:p w14:paraId="3C3E73B0" w14:textId="77777777" w:rsidR="00A44314" w:rsidRDefault="00A44314" w:rsidP="00A44314">
      <w:pPr>
        <w:pStyle w:val="Ttulo3"/>
        <w:numPr>
          <w:ilvl w:val="0"/>
          <w:numId w:val="29"/>
        </w:numPr>
      </w:pPr>
      <w:r w:rsidRPr="00A44314">
        <w:t>Carga media del sistema (1, 5 y 15 últimos minutos)</w:t>
      </w:r>
    </w:p>
    <w:p w14:paraId="002B127A" w14:textId="77777777" w:rsidR="00A44314" w:rsidRDefault="00A44314" w:rsidP="00A44314">
      <w:pPr>
        <w:pStyle w:val="Ttulo3"/>
        <w:numPr>
          <w:ilvl w:val="0"/>
          <w:numId w:val="29"/>
        </w:numPr>
      </w:pPr>
      <w:r w:rsidRPr="00A44314">
        <w:t>Paginación</w:t>
      </w:r>
    </w:p>
    <w:p w14:paraId="2278F684" w14:textId="77777777" w:rsidR="00A44314" w:rsidRDefault="00A44314" w:rsidP="00A44314">
      <w:pPr>
        <w:pStyle w:val="Ttulo3"/>
        <w:numPr>
          <w:ilvl w:val="0"/>
          <w:numId w:val="29"/>
        </w:numPr>
      </w:pPr>
      <w:r w:rsidRPr="00A44314">
        <w:t>Cambios de contexto</w:t>
      </w:r>
    </w:p>
    <w:p w14:paraId="14196FBA" w14:textId="67E6F604" w:rsidR="00FD76EB" w:rsidRDefault="00A44314" w:rsidP="00A44314">
      <w:pPr>
        <w:pStyle w:val="Ttulo3"/>
        <w:ind w:hanging="12"/>
      </w:pPr>
      <w:r w:rsidRPr="00A44314">
        <w:t xml:space="preserve">Fichero Analizado: /var/log/sa/saDD (Siendo DD el día a analizar) </w:t>
      </w:r>
      <w:r w:rsidR="00FD76EB">
        <w:t xml:space="preserve"> </w:t>
      </w:r>
    </w:p>
    <w:p w14:paraId="2EFBA266" w14:textId="77777777" w:rsidR="00A271BB" w:rsidRDefault="00A271BB" w:rsidP="00A271BB">
      <w:r w:rsidRPr="00A271BB">
        <w:t>1. Utilización del Procesador (Comando sar -u)</w:t>
      </w:r>
    </w:p>
    <w:p w14:paraId="7B64597F" w14:textId="77777777" w:rsidR="00A271BB" w:rsidRDefault="00A271BB" w:rsidP="00A271BB">
      <w:pPr>
        <w:pStyle w:val="Prrafodelista"/>
        <w:numPr>
          <w:ilvl w:val="0"/>
          <w:numId w:val="30"/>
        </w:numPr>
      </w:pPr>
      <w:r w:rsidRPr="009A0ECB">
        <w:rPr>
          <w:b/>
          <w:bCs/>
        </w:rPr>
        <w:t>Resultados:</w:t>
      </w:r>
      <w:r w:rsidRPr="00A271BB">
        <w:t xml:space="preserve"> El sistema presenta un uso medio de usuario (%user) del [X]% y de sistema (%system) del [X]%. El procesador ha permanecido ocioso (%idle) un [X]% del tiempo.</w:t>
      </w:r>
    </w:p>
    <w:p w14:paraId="07313DE5" w14:textId="77777777" w:rsidR="00A271BB" w:rsidRDefault="00A271BB" w:rsidP="00A271BB">
      <w:pPr>
        <w:pStyle w:val="Prrafodelista"/>
        <w:numPr>
          <w:ilvl w:val="0"/>
          <w:numId w:val="30"/>
        </w:numPr>
      </w:pPr>
      <w:r w:rsidRPr="009A0ECB">
        <w:rPr>
          <w:b/>
          <w:bCs/>
        </w:rPr>
        <w:t>Conclusión:</w:t>
      </w:r>
      <w:r w:rsidRPr="00A271BB">
        <w:t xml:space="preserve"> (Si %idle es alto): El sistema está infrautilizado y no presenta problemas de CPU. (Si %idle es bajo): El sistema tiene una alta carga de trabajo.</w:t>
      </w:r>
    </w:p>
    <w:p w14:paraId="1158B2BC" w14:textId="77777777" w:rsidR="00A271BB" w:rsidRDefault="00A271BB" w:rsidP="00A271BB">
      <w:r w:rsidRPr="00A271BB">
        <w:t>2. Carga media del sistema (Comando sar -q)</w:t>
      </w:r>
    </w:p>
    <w:p w14:paraId="4FA8994D" w14:textId="77777777" w:rsidR="00A271BB" w:rsidRDefault="00A271BB" w:rsidP="00A271BB">
      <w:pPr>
        <w:pStyle w:val="Prrafodelista"/>
        <w:numPr>
          <w:ilvl w:val="0"/>
          <w:numId w:val="31"/>
        </w:numPr>
      </w:pPr>
      <w:r w:rsidRPr="009A0ECB">
        <w:rPr>
          <w:b/>
          <w:bCs/>
        </w:rPr>
        <w:t>Resultados:</w:t>
      </w:r>
      <w:r w:rsidRPr="00A271BB">
        <w:t xml:space="preserve"> Los valores obtenidos son [Valor 1], [Valor 5] y [Valor 15] respectivamente. (ldavg-1, ldavg-5, ldavg-15)</w:t>
      </w:r>
    </w:p>
    <w:p w14:paraId="4B6A7B5F" w14:textId="77777777" w:rsidR="00A271BB" w:rsidRDefault="00A271BB" w:rsidP="00A271BB">
      <w:pPr>
        <w:pStyle w:val="Prrafodelista"/>
        <w:numPr>
          <w:ilvl w:val="0"/>
          <w:numId w:val="31"/>
        </w:numPr>
      </w:pPr>
      <w:r w:rsidRPr="009A0ECB">
        <w:rPr>
          <w:b/>
          <w:bCs/>
        </w:rPr>
        <w:t>Conclusión:</w:t>
      </w:r>
      <w:r w:rsidRPr="00A271BB">
        <w:t xml:space="preserve"> Dado que los valores son (menores/mayores) que el número de núcleos del procesador, el sistema (no tiene/tiene) procesos esperando excesivamente para ejecutarse. </w:t>
      </w:r>
    </w:p>
    <w:p w14:paraId="76FA8E04" w14:textId="43BACBC7" w:rsidR="00A271BB" w:rsidRDefault="00A271BB" w:rsidP="00A271BB">
      <w:r w:rsidRPr="00A271BB">
        <w:t>3.</w:t>
      </w:r>
      <w:r w:rsidR="009A0ECB">
        <w:t xml:space="preserve"> </w:t>
      </w:r>
      <w:r w:rsidRPr="00A271BB">
        <w:t>Paginación (Comando sar -B)</w:t>
      </w:r>
    </w:p>
    <w:p w14:paraId="15F3FE90" w14:textId="77777777" w:rsidR="00A271BB" w:rsidRDefault="00A271BB" w:rsidP="00A271BB">
      <w:pPr>
        <w:pStyle w:val="Prrafodelista"/>
        <w:numPr>
          <w:ilvl w:val="0"/>
          <w:numId w:val="32"/>
        </w:numPr>
      </w:pPr>
      <w:r w:rsidRPr="009A0ECB">
        <w:rPr>
          <w:b/>
          <w:bCs/>
        </w:rPr>
        <w:t>Resultados:</w:t>
      </w:r>
      <w:r w:rsidRPr="00A271BB">
        <w:t xml:space="preserve"> Se observa una tasa de [X] entradas/seg(pgpgin/s) y [X] salidas/seg(pgpgout/s)</w:t>
      </w:r>
    </w:p>
    <w:p w14:paraId="74412DF7" w14:textId="701FFB2E" w:rsidR="00A271BB" w:rsidRDefault="00A271BB" w:rsidP="00A271BB">
      <w:pPr>
        <w:pStyle w:val="Prrafodelista"/>
        <w:numPr>
          <w:ilvl w:val="0"/>
          <w:numId w:val="32"/>
        </w:numPr>
      </w:pPr>
      <w:r w:rsidRPr="009A0ECB">
        <w:rPr>
          <w:b/>
          <w:bCs/>
        </w:rPr>
        <w:t>Conclusión:</w:t>
      </w:r>
      <w:r w:rsidRPr="00A271BB">
        <w:t xml:space="preserve"> (Si los valores son bajos o 0): No existe un problema de memoria RAM, el sistema no está abusando del intercambio con disco.</w:t>
      </w:r>
    </w:p>
    <w:p w14:paraId="2EBFF754" w14:textId="4EA3DC7B" w:rsidR="009A0ECB" w:rsidRDefault="003E31FE" w:rsidP="003E31FE">
      <w:r>
        <w:t xml:space="preserve">4. </w:t>
      </w:r>
      <w:r w:rsidR="009A0ECB" w:rsidRPr="009A0ECB">
        <w:t>Cambios de contexto (Comando sar -w)</w:t>
      </w:r>
    </w:p>
    <w:p w14:paraId="7C343DE0" w14:textId="77777777" w:rsidR="009A0ECB" w:rsidRDefault="009A0ECB" w:rsidP="009A0ECB">
      <w:pPr>
        <w:pStyle w:val="Prrafodelista"/>
        <w:numPr>
          <w:ilvl w:val="0"/>
          <w:numId w:val="33"/>
        </w:numPr>
      </w:pPr>
      <w:r w:rsidRPr="009A0ECB">
        <w:rPr>
          <w:b/>
          <w:bCs/>
        </w:rPr>
        <w:t>Análisis:</w:t>
      </w:r>
      <w:r w:rsidRPr="009A0ECB">
        <w:t xml:space="preserve"> Se mide la cantidad de veces que el procesador cambia de tarea por segundo (cswch/s).</w:t>
      </w:r>
    </w:p>
    <w:p w14:paraId="2B847CE7" w14:textId="77777777" w:rsidR="009A0ECB" w:rsidRDefault="009A0ECB" w:rsidP="009A0ECB">
      <w:pPr>
        <w:pStyle w:val="Prrafodelista"/>
        <w:numPr>
          <w:ilvl w:val="0"/>
          <w:numId w:val="33"/>
        </w:numPr>
      </w:pPr>
      <w:r w:rsidRPr="009A0ECB">
        <w:rPr>
          <w:b/>
          <w:bCs/>
        </w:rPr>
        <w:t>Resultados:</w:t>
      </w:r>
      <w:r w:rsidRPr="009A0ECB">
        <w:t xml:space="preserve"> La media de cambios de contexto es de [X] por segundo.</w:t>
      </w:r>
    </w:p>
    <w:p w14:paraId="00D956D0" w14:textId="54A3D08C" w:rsidR="009A0ECB" w:rsidRDefault="009A0ECB" w:rsidP="009A0ECB">
      <w:pPr>
        <w:pStyle w:val="Prrafodelista"/>
        <w:numPr>
          <w:ilvl w:val="0"/>
          <w:numId w:val="33"/>
        </w:numPr>
      </w:pPr>
      <w:r w:rsidRPr="009A0ECB">
        <w:rPr>
          <w:b/>
          <w:bCs/>
        </w:rPr>
        <w:t>Conclusión:</w:t>
      </w:r>
      <w:r w:rsidRPr="009A0ECB">
        <w:t xml:space="preserve"> El valor se mantiene estable, lo que indica un comportamiento normal del planificador del kernel sin sobrecarga excesiva por interrupciones.</w:t>
      </w:r>
    </w:p>
    <w:p w14:paraId="543D1039" w14:textId="77777777" w:rsidR="003E31FE" w:rsidRDefault="003E31FE" w:rsidP="003E31FE"/>
    <w:p w14:paraId="021548FE" w14:textId="1DFF08AA" w:rsidR="003E31FE" w:rsidRDefault="001A2FF2" w:rsidP="003E31FE">
      <w:pPr>
        <w:pStyle w:val="Ttulo3"/>
        <w:numPr>
          <w:ilvl w:val="0"/>
          <w:numId w:val="28"/>
        </w:numPr>
      </w:pPr>
      <w:r w:rsidRPr="001A2FF2">
        <w:t>Muestre la secuencia de comandos para realizar la instalación del paquete sysstat en Ubuntu y la configuración realizada para habilitar sar para que se ejecute en cada 10 minutos (Pista: dpkg ; crontab ; /var/log/sysstat).</w:t>
      </w:r>
    </w:p>
    <w:p w14:paraId="3F47E32F" w14:textId="479814FD" w:rsidR="001A2FF2" w:rsidRPr="001A2FF2" w:rsidRDefault="001A2FF2" w:rsidP="001A2FF2">
      <w:pPr>
        <w:rPr>
          <w:b/>
          <w:bCs/>
        </w:rPr>
      </w:pPr>
      <w:r w:rsidRPr="001A2FF2">
        <w:rPr>
          <w:b/>
          <w:bCs/>
        </w:rPr>
        <w:t>Instalación</w:t>
      </w:r>
      <w:r>
        <w:rPr>
          <w:b/>
          <w:bCs/>
        </w:rPr>
        <w:t>:</w:t>
      </w:r>
    </w:p>
    <w:p w14:paraId="374AD6AB" w14:textId="77777777" w:rsidR="001A2FF2" w:rsidRDefault="001A2FF2" w:rsidP="001A2FF2">
      <w:r w:rsidRPr="001A2FF2">
        <w:t>sudo apt update</w:t>
      </w:r>
    </w:p>
    <w:p w14:paraId="59560748" w14:textId="77777777" w:rsidR="001A2FF2" w:rsidRDefault="001A2FF2" w:rsidP="001A2FF2">
      <w:r w:rsidRPr="001A2FF2">
        <w:t>sudo apt install sysstat -y</w:t>
      </w:r>
    </w:p>
    <w:p w14:paraId="561387C6" w14:textId="77777777" w:rsidR="001A2FF2" w:rsidRDefault="001A2FF2" w:rsidP="001A2FF2"/>
    <w:p w14:paraId="1047D5F1" w14:textId="306A1A08" w:rsidR="001A2FF2" w:rsidRPr="001A2FF2" w:rsidRDefault="001A2FF2" w:rsidP="001A2FF2">
      <w:pPr>
        <w:rPr>
          <w:b/>
          <w:bCs/>
        </w:rPr>
      </w:pPr>
      <w:r w:rsidRPr="001A2FF2">
        <w:rPr>
          <w:b/>
          <w:bCs/>
        </w:rPr>
        <w:t>Para habilitar sar:</w:t>
      </w:r>
    </w:p>
    <w:p w14:paraId="56850594" w14:textId="77777777" w:rsidR="001A2FF2" w:rsidRDefault="001A2FF2" w:rsidP="001A2FF2">
      <w:r w:rsidRPr="001A2FF2">
        <w:t>sudo nano /etc/default/sysstat/</w:t>
      </w:r>
    </w:p>
    <w:p w14:paraId="4A044EA6" w14:textId="187C79E1" w:rsidR="001A2FF2" w:rsidRDefault="001A2FF2" w:rsidP="001A2FF2">
      <w:r>
        <w:t xml:space="preserve">Cambiamos </w:t>
      </w:r>
      <w:r w:rsidRPr="00D34EF4">
        <w:t>→</w:t>
      </w:r>
      <w:r w:rsidRPr="001A2FF2">
        <w:t xml:space="preserve"> ENABLED=”true”</w:t>
      </w:r>
    </w:p>
    <w:p w14:paraId="211671F8" w14:textId="77777777" w:rsidR="002A38C1" w:rsidRDefault="002A38C1" w:rsidP="001A2FF2"/>
    <w:p w14:paraId="0572A071" w14:textId="751EF761" w:rsidR="002A38C1" w:rsidRPr="002A38C1" w:rsidRDefault="001A2FF2" w:rsidP="001A2FF2">
      <w:pPr>
        <w:rPr>
          <w:b/>
          <w:bCs/>
        </w:rPr>
      </w:pPr>
      <w:r w:rsidRPr="002A38C1">
        <w:rPr>
          <w:b/>
          <w:bCs/>
        </w:rPr>
        <w:lastRenderedPageBreak/>
        <w:t>Reinicio el recurso</w:t>
      </w:r>
      <w:r w:rsidR="002A38C1" w:rsidRPr="002A38C1">
        <w:rPr>
          <w:b/>
          <w:bCs/>
        </w:rPr>
        <w:t>:</w:t>
      </w:r>
    </w:p>
    <w:p w14:paraId="295C52FF" w14:textId="77777777" w:rsidR="002A38C1" w:rsidRPr="00673B0E" w:rsidRDefault="001A2FF2" w:rsidP="001A2FF2">
      <w:pPr>
        <w:rPr>
          <w:lang w:val="en-GB"/>
        </w:rPr>
      </w:pPr>
      <w:r w:rsidRPr="00673B0E">
        <w:rPr>
          <w:lang w:val="en-GB"/>
        </w:rPr>
        <w:t>sudo systemctl enable sysstat</w:t>
      </w:r>
    </w:p>
    <w:p w14:paraId="2DC5C249" w14:textId="77777777" w:rsidR="002A38C1" w:rsidRPr="00673B0E" w:rsidRDefault="001A2FF2" w:rsidP="001A2FF2">
      <w:pPr>
        <w:rPr>
          <w:lang w:val="en-GB"/>
        </w:rPr>
      </w:pPr>
      <w:r w:rsidRPr="00673B0E">
        <w:rPr>
          <w:lang w:val="en-GB"/>
        </w:rPr>
        <w:t>sudo systemctl restart sysstat</w:t>
      </w:r>
    </w:p>
    <w:p w14:paraId="284BB9D4" w14:textId="77777777" w:rsidR="002A38C1" w:rsidRPr="00673B0E" w:rsidRDefault="002A38C1" w:rsidP="001A2FF2">
      <w:pPr>
        <w:rPr>
          <w:lang w:val="en-GB"/>
        </w:rPr>
      </w:pPr>
    </w:p>
    <w:p w14:paraId="189C6C8A" w14:textId="77777777" w:rsidR="002A38C1" w:rsidRDefault="001A2FF2" w:rsidP="001A2FF2">
      <w:r w:rsidRPr="002A38C1">
        <w:rPr>
          <w:b/>
          <w:bCs/>
        </w:rPr>
        <w:t>Habilitar sar para que se ejecute cada 10 minutos</w:t>
      </w:r>
      <w:r w:rsidR="002A38C1" w:rsidRPr="002A38C1">
        <w:rPr>
          <w:b/>
          <w:bCs/>
        </w:rPr>
        <w:t>:</w:t>
      </w:r>
    </w:p>
    <w:p w14:paraId="11648D38" w14:textId="77777777" w:rsidR="002A38C1" w:rsidRPr="002A38C1" w:rsidRDefault="001A2FF2" w:rsidP="001A2FF2">
      <w:pPr>
        <w:rPr>
          <w:lang w:val="en-GB"/>
        </w:rPr>
      </w:pPr>
      <w:r w:rsidRPr="002A38C1">
        <w:rPr>
          <w:lang w:val="en-GB"/>
        </w:rPr>
        <w:t>*/10 * * * * root /usr/lib/sysstat/sa1 1 1</w:t>
      </w:r>
    </w:p>
    <w:p w14:paraId="41028010" w14:textId="77777777" w:rsidR="00A73AB8" w:rsidRDefault="00A73AB8" w:rsidP="001A2FF2">
      <w:pPr>
        <w:rPr>
          <w:lang w:val="en-GB"/>
        </w:rPr>
      </w:pPr>
    </w:p>
    <w:p w14:paraId="0172F4E1" w14:textId="32290A32" w:rsidR="00A73AB8" w:rsidRPr="00A73AB8" w:rsidRDefault="001A2FF2" w:rsidP="001A2FF2">
      <w:pPr>
        <w:rPr>
          <w:b/>
          <w:bCs/>
        </w:rPr>
      </w:pPr>
      <w:r w:rsidRPr="00A73AB8">
        <w:rPr>
          <w:b/>
          <w:bCs/>
        </w:rPr>
        <w:t>Para ver la configuración</w:t>
      </w:r>
      <w:r w:rsidR="00A73AB8">
        <w:rPr>
          <w:b/>
          <w:bCs/>
        </w:rPr>
        <w:t>:</w:t>
      </w:r>
    </w:p>
    <w:p w14:paraId="7CE2DC69" w14:textId="17D92BD3" w:rsidR="001A2FF2" w:rsidRDefault="001A2FF2" w:rsidP="001A2FF2">
      <w:r w:rsidRPr="001A2FF2">
        <w:t>more /etc/cron.d/sysstat</w:t>
      </w:r>
    </w:p>
    <w:p w14:paraId="18E86EE3" w14:textId="77777777" w:rsidR="00A73AB8" w:rsidRDefault="00A73AB8" w:rsidP="001A2FF2"/>
    <w:p w14:paraId="267A6C08" w14:textId="3754DC27" w:rsidR="00A73AB8" w:rsidRDefault="00A73AB8" w:rsidP="00A73AB8">
      <w:pPr>
        <w:pStyle w:val="Ttulo3"/>
        <w:numPr>
          <w:ilvl w:val="0"/>
          <w:numId w:val="28"/>
        </w:numPr>
      </w:pPr>
      <w:r w:rsidRPr="00A73AB8">
        <w:t>Ejecuta sar en modo interactivo durante 5 minutos con una frecuencia de 30 segundos. Muestre el comando utilizado y analice el resultado.</w:t>
      </w:r>
    </w:p>
    <w:p w14:paraId="606E0184" w14:textId="77777777" w:rsidR="00AD2938" w:rsidRDefault="00AD2938" w:rsidP="00A73AB8">
      <w:r w:rsidRPr="00AD2938">
        <w:t>Comando a utilizar y sus parámetros: sar [intervalo] [veces]</w:t>
      </w:r>
    </w:p>
    <w:p w14:paraId="30F25464" w14:textId="77777777" w:rsidR="002E49E6" w:rsidRDefault="00AD2938" w:rsidP="00A73AB8">
      <w:r w:rsidRPr="00AD2938">
        <w:t>5min</w:t>
      </w:r>
      <w:r>
        <w:t xml:space="preserve"> </w:t>
      </w:r>
      <w:r w:rsidRPr="00AD2938">
        <w:t>= 300s</w:t>
      </w:r>
      <w:r>
        <w:t xml:space="preserve">. </w:t>
      </w:r>
      <w:r w:rsidRPr="00AD2938">
        <w:t>300/30</w:t>
      </w:r>
      <w:r>
        <w:t xml:space="preserve"> </w:t>
      </w:r>
      <w:r w:rsidRPr="00AD2938">
        <w:t>= 10 veces</w:t>
      </w:r>
    </w:p>
    <w:p w14:paraId="7EB7FDBA" w14:textId="5BD7B62F" w:rsidR="00A73AB8" w:rsidRDefault="002E49E6" w:rsidP="00A73AB8">
      <w:pPr>
        <w:rPr>
          <w:b/>
          <w:bCs/>
        </w:rPr>
      </w:pPr>
      <w:r>
        <w:t>Por lo tanto</w:t>
      </w:r>
      <w:r w:rsidR="00AD2938" w:rsidRPr="00AD2938">
        <w:t xml:space="preserve">: </w:t>
      </w:r>
      <w:r w:rsidR="00AD2938" w:rsidRPr="002E49E6">
        <w:rPr>
          <w:b/>
          <w:bCs/>
        </w:rPr>
        <w:t>sar 30 10</w:t>
      </w:r>
    </w:p>
    <w:p w14:paraId="4503956E" w14:textId="77777777" w:rsidR="00620200" w:rsidRDefault="00620200" w:rsidP="00A73AB8"/>
    <w:p w14:paraId="085F71A2" w14:textId="3A41A8C4" w:rsidR="00620200" w:rsidRDefault="00620200" w:rsidP="00A73AB8">
      <w:r>
        <w:t>C</w:t>
      </w:r>
      <w:r w:rsidRPr="00620200">
        <w:t>ontadores estadísticos que sar lee del sistema</w:t>
      </w:r>
      <w:r>
        <w:t>:</w:t>
      </w:r>
    </w:p>
    <w:p w14:paraId="798DF901" w14:textId="77777777" w:rsidR="00620200" w:rsidRDefault="00620200" w:rsidP="00620200">
      <w:pPr>
        <w:pStyle w:val="Prrafodelista"/>
        <w:numPr>
          <w:ilvl w:val="0"/>
          <w:numId w:val="34"/>
        </w:numPr>
      </w:pPr>
      <w:r w:rsidRPr="00620200">
        <w:rPr>
          <w:b/>
          <w:bCs/>
        </w:rPr>
        <w:t>CPU (all):</w:t>
      </w:r>
      <w:r w:rsidRPr="00620200">
        <w:t xml:space="preserve"> Indica que los datos mostrados son el promedio de todos tus núcleos (en tu caso, el promedio de los 12 CPUs).</w:t>
      </w:r>
    </w:p>
    <w:p w14:paraId="65D4E700" w14:textId="77777777" w:rsidR="00620200" w:rsidRDefault="00620200" w:rsidP="00620200">
      <w:pPr>
        <w:pStyle w:val="Prrafodelista"/>
        <w:numPr>
          <w:ilvl w:val="0"/>
          <w:numId w:val="34"/>
        </w:numPr>
      </w:pPr>
      <w:r w:rsidRPr="00620200">
        <w:rPr>
          <w:b/>
          <w:bCs/>
        </w:rPr>
        <w:t xml:space="preserve">%user: </w:t>
      </w:r>
      <w:r w:rsidRPr="00620200">
        <w:t>Es el porcentaje de tiempo que la CPU ha estado dedicándose a programas del usuario (navegador, terminal, editor de textos, etc.). No incluye tareas del núcleo del sistema.</w:t>
      </w:r>
    </w:p>
    <w:p w14:paraId="2085EEE4" w14:textId="77777777" w:rsidR="00620200" w:rsidRDefault="00620200" w:rsidP="00620200">
      <w:pPr>
        <w:pStyle w:val="Prrafodelista"/>
        <w:numPr>
          <w:ilvl w:val="0"/>
          <w:numId w:val="34"/>
        </w:numPr>
      </w:pPr>
      <w:r w:rsidRPr="00620200">
        <w:rPr>
          <w:b/>
          <w:bCs/>
        </w:rPr>
        <w:t>%nice:</w:t>
      </w:r>
      <w:r w:rsidRPr="00620200">
        <w:t xml:space="preserve"> Es el tiempo de CPU usado por procesos a los que se les ha cambiado la prioridad (con el comando nice). Si es 0,00, es que no había procesos con prioridad alterada corriendo.</w:t>
      </w:r>
    </w:p>
    <w:p w14:paraId="242765C3" w14:textId="77777777" w:rsidR="00620200" w:rsidRDefault="00620200" w:rsidP="00620200">
      <w:pPr>
        <w:pStyle w:val="Prrafodelista"/>
        <w:numPr>
          <w:ilvl w:val="0"/>
          <w:numId w:val="34"/>
        </w:numPr>
      </w:pPr>
      <w:r w:rsidRPr="00620200">
        <w:rPr>
          <w:b/>
          <w:bCs/>
        </w:rPr>
        <w:t>%system:</w:t>
      </w:r>
      <w:r w:rsidRPr="00620200">
        <w:t xml:space="preserve"> Porcentaje de tiempo que la CPU dedica a tareas del propio sistema operativo (kernel), como gestionar memoria o drivers.</w:t>
      </w:r>
    </w:p>
    <w:p w14:paraId="26FD2477" w14:textId="77777777" w:rsidR="00620200" w:rsidRDefault="00620200" w:rsidP="00620200">
      <w:pPr>
        <w:pStyle w:val="Prrafodelista"/>
        <w:numPr>
          <w:ilvl w:val="0"/>
          <w:numId w:val="34"/>
        </w:numPr>
      </w:pPr>
      <w:r w:rsidRPr="00620200">
        <w:rPr>
          <w:b/>
          <w:bCs/>
        </w:rPr>
        <w:t>%iowait:</w:t>
      </w:r>
      <w:r w:rsidRPr="00620200">
        <w:t xml:space="preserve"> Porcentaje de tiempo que la CPU está "parada" esperando a que el disco duro o la red le devuelvan datos. Es crucial para detectar cuellos de botella en el disco.</w:t>
      </w:r>
    </w:p>
    <w:p w14:paraId="445D8D16" w14:textId="437035B5" w:rsidR="00620200" w:rsidRDefault="00620200" w:rsidP="00620200">
      <w:pPr>
        <w:pStyle w:val="Prrafodelista"/>
        <w:numPr>
          <w:ilvl w:val="0"/>
          <w:numId w:val="34"/>
        </w:numPr>
      </w:pPr>
      <w:r w:rsidRPr="00620200">
        <w:rPr>
          <w:b/>
          <w:bCs/>
        </w:rPr>
        <w:t xml:space="preserve">%steal: </w:t>
      </w:r>
      <w:r>
        <w:t>(</w:t>
      </w:r>
      <w:r w:rsidRPr="00620200">
        <w:t>Muy típico en máquinas virtuales). Es el tiempo que tu CPU virtual quería trabajar, pero el "hipervisor" (el sistema real anfitrión) no le dejó porque estaba ocupado con otra cosa.</w:t>
      </w:r>
    </w:p>
    <w:p w14:paraId="5D44AEB3" w14:textId="3479EBF3" w:rsidR="00620200" w:rsidRDefault="00620200" w:rsidP="00620200">
      <w:pPr>
        <w:pStyle w:val="Prrafodelista"/>
        <w:numPr>
          <w:ilvl w:val="0"/>
          <w:numId w:val="34"/>
        </w:numPr>
      </w:pPr>
      <w:r w:rsidRPr="00620200">
        <w:rPr>
          <w:b/>
          <w:bCs/>
        </w:rPr>
        <w:t>%idle:</w:t>
      </w:r>
      <w:r w:rsidRPr="00620200">
        <w:t xml:space="preserve"> El porcentaje de tiempo que la CPU no hizo nada. Es la capacidad libre que te sobra.</w:t>
      </w:r>
    </w:p>
    <w:p w14:paraId="4B4DC1BB" w14:textId="77777777" w:rsidR="00620200" w:rsidRDefault="00620200" w:rsidP="00620200"/>
    <w:p w14:paraId="4E3A3ED2" w14:textId="77777777" w:rsidR="008C47F5" w:rsidRPr="008C47F5" w:rsidRDefault="008C47F5" w:rsidP="00620200">
      <w:pPr>
        <w:rPr>
          <w:b/>
          <w:bCs/>
        </w:rPr>
      </w:pPr>
      <w:r w:rsidRPr="008C47F5">
        <w:rPr>
          <w:b/>
          <w:bCs/>
        </w:rPr>
        <w:t>Análisis de la ejecución:</w:t>
      </w:r>
    </w:p>
    <w:p w14:paraId="18688E1C" w14:textId="77777777" w:rsidR="008C47F5" w:rsidRDefault="008C47F5" w:rsidP="008C47F5">
      <w:pPr>
        <w:pStyle w:val="Prrafodelista"/>
        <w:numPr>
          <w:ilvl w:val="0"/>
          <w:numId w:val="35"/>
        </w:numPr>
      </w:pPr>
      <w:r w:rsidRPr="008C47F5">
        <w:rPr>
          <w:b/>
          <w:bCs/>
        </w:rPr>
        <w:t>Carga de trabajo nula:</w:t>
      </w:r>
      <w:r w:rsidRPr="008C47F5">
        <w:t xml:space="preserve"> Observando la columna %idle, vemos que la media es de 99,39%. Esto indica que el procesador ha estado inactivo la inmensa mayoría del tiempo. El sistema está sobredimensionado para la tarea actual o simplemente no se estaba ejecutando ninguna carga de trabajo.</w:t>
      </w:r>
    </w:p>
    <w:p w14:paraId="0268CFA8" w14:textId="77777777" w:rsidR="008C47F5" w:rsidRDefault="008C47F5" w:rsidP="008C47F5">
      <w:pPr>
        <w:pStyle w:val="Prrafodelista"/>
        <w:numPr>
          <w:ilvl w:val="0"/>
          <w:numId w:val="35"/>
        </w:numPr>
      </w:pPr>
      <w:r w:rsidRPr="008C47F5">
        <w:rPr>
          <w:b/>
          <w:bCs/>
        </w:rPr>
        <w:lastRenderedPageBreak/>
        <w:t>Actividad de usuario y sistema:</w:t>
      </w:r>
      <w:r w:rsidRPr="008C47F5">
        <w:t xml:space="preserve"> La suma de %user (0,13%) y %system (0,45%) no llega ni al 1% de uso total. El sistema operativo apenas ha consumido recursos para mantenerse encendido y ejecutar el propio comando sar.</w:t>
      </w:r>
    </w:p>
    <w:p w14:paraId="19ED1CC9" w14:textId="41876635" w:rsidR="00620200" w:rsidRDefault="008C47F5" w:rsidP="008C47F5">
      <w:pPr>
        <w:pStyle w:val="Prrafodelista"/>
        <w:numPr>
          <w:ilvl w:val="0"/>
          <w:numId w:val="35"/>
        </w:numPr>
      </w:pPr>
      <w:r w:rsidRPr="008C47F5">
        <w:rPr>
          <w:b/>
          <w:bCs/>
        </w:rPr>
        <w:t>Sin cuellos de botella:</w:t>
      </w:r>
      <w:r w:rsidRPr="008C47F5">
        <w:t xml:space="preserve"> El valor de %iowait es prácticamente cero (0,03%), lo que significa que no ha habido esperas significativas por lectura/escritura en disco.</w:t>
      </w:r>
    </w:p>
    <w:p w14:paraId="5CE2EA74" w14:textId="77777777" w:rsidR="001672F8" w:rsidRDefault="001672F8" w:rsidP="001672F8"/>
    <w:p w14:paraId="6B7233E2" w14:textId="2680DB44" w:rsidR="001672F8" w:rsidRDefault="001672F8" w:rsidP="001672F8">
      <w:pPr>
        <w:pStyle w:val="Ttulo3"/>
        <w:numPr>
          <w:ilvl w:val="0"/>
          <w:numId w:val="28"/>
        </w:numPr>
      </w:pPr>
      <w:r w:rsidRPr="001672F8">
        <w:t>Enumere y muestre las características más importantes de otras herramientas de monitorización para Linux (al menos 3).</w:t>
      </w:r>
    </w:p>
    <w:p w14:paraId="668EF087" w14:textId="14AE566B" w:rsidR="00BD3E53" w:rsidRDefault="00BD3E53" w:rsidP="001672F8">
      <w:r w:rsidRPr="00BD3E53">
        <w:t>Herramientas de monitorización para Linux</w:t>
      </w:r>
      <w:r>
        <w:t>:</w:t>
      </w:r>
    </w:p>
    <w:p w14:paraId="035329FC" w14:textId="1F571FE0" w:rsidR="00BD3E53" w:rsidRDefault="00BD3E53" w:rsidP="00BD3E53">
      <w:pPr>
        <w:pStyle w:val="Prrafodelista"/>
        <w:numPr>
          <w:ilvl w:val="0"/>
          <w:numId w:val="36"/>
        </w:numPr>
      </w:pPr>
      <w:r w:rsidRPr="00BD3E53">
        <w:rPr>
          <w:b/>
          <w:bCs/>
        </w:rPr>
        <w:t>top:</w:t>
      </w:r>
      <w:r w:rsidRPr="00BD3E53">
        <w:t xml:space="preserve"> </w:t>
      </w:r>
      <w:r>
        <w:t>V</w:t>
      </w:r>
      <w:r w:rsidRPr="00BD3E53">
        <w:t>ersión mejorada de</w:t>
      </w:r>
      <w:r w:rsidR="001C2E08">
        <w:t xml:space="preserve"> </w:t>
      </w:r>
      <w:r w:rsidRPr="00BD3E53">
        <w:t>top.</w:t>
      </w:r>
    </w:p>
    <w:p w14:paraId="3155EE49" w14:textId="1D7C6A69" w:rsidR="003B5187" w:rsidRDefault="00BD3E53" w:rsidP="00BD3E53">
      <w:pPr>
        <w:pStyle w:val="Prrafodelista"/>
        <w:numPr>
          <w:ilvl w:val="1"/>
          <w:numId w:val="36"/>
        </w:numPr>
      </w:pPr>
      <w:r w:rsidRPr="00BD3E53">
        <w:t>Interfaz muy intuitiva.</w:t>
      </w:r>
    </w:p>
    <w:p w14:paraId="66AF2B14" w14:textId="77777777" w:rsidR="003B5187" w:rsidRDefault="00BD3E53" w:rsidP="00BD3E53">
      <w:pPr>
        <w:pStyle w:val="Prrafodelista"/>
        <w:numPr>
          <w:ilvl w:val="1"/>
          <w:numId w:val="36"/>
        </w:numPr>
      </w:pPr>
      <w:r w:rsidRPr="00BD3E53">
        <w:t>Permite ordenar los procesos por uso de CPU, memoria o tiempo.</w:t>
      </w:r>
    </w:p>
    <w:p w14:paraId="7A97F5AD" w14:textId="77777777" w:rsidR="003B5187" w:rsidRDefault="00BD3E53" w:rsidP="00BD3E53">
      <w:pPr>
        <w:pStyle w:val="Prrafodelista"/>
        <w:numPr>
          <w:ilvl w:val="1"/>
          <w:numId w:val="36"/>
        </w:numPr>
      </w:pPr>
      <w:r w:rsidRPr="00BD3E53">
        <w:t>Permite matar procesos desde la propia interfaz.</w:t>
      </w:r>
    </w:p>
    <w:p w14:paraId="5A0494C7" w14:textId="77777777" w:rsidR="003B5187" w:rsidRDefault="00BD3E53" w:rsidP="00BD3E53">
      <w:pPr>
        <w:pStyle w:val="Prrafodelista"/>
        <w:numPr>
          <w:ilvl w:val="1"/>
          <w:numId w:val="36"/>
        </w:numPr>
      </w:pPr>
      <w:r w:rsidRPr="00BD3E53">
        <w:t>Muestra el uso de CPU por cada núcleo.</w:t>
      </w:r>
    </w:p>
    <w:p w14:paraId="13A33238" w14:textId="77777777" w:rsidR="00493B5B" w:rsidRDefault="00BD3E53" w:rsidP="00BD3E53">
      <w:pPr>
        <w:pStyle w:val="Prrafodelista"/>
        <w:numPr>
          <w:ilvl w:val="1"/>
          <w:numId w:val="36"/>
        </w:numPr>
      </w:pPr>
      <w:r w:rsidRPr="00BD3E53">
        <w:t>Muestra el uso de memoria RAM y swap mediante barras visuales.</w:t>
      </w:r>
    </w:p>
    <w:p w14:paraId="427638AE" w14:textId="1C0B13BA" w:rsidR="001672F8" w:rsidRDefault="00BD3E53" w:rsidP="00BD3E53">
      <w:pPr>
        <w:pStyle w:val="Prrafodelista"/>
        <w:numPr>
          <w:ilvl w:val="1"/>
          <w:numId w:val="36"/>
        </w:numPr>
      </w:pPr>
      <w:r w:rsidRPr="00BD3E53">
        <w:t>Permite desplazarse en</w:t>
      </w:r>
      <w:r w:rsidR="00BF7520">
        <w:t xml:space="preserve"> la lista </w:t>
      </w:r>
      <w:r w:rsidRPr="00BD3E53">
        <w:t>de procesos y buscar por nombre.</w:t>
      </w:r>
    </w:p>
    <w:p w14:paraId="6C38C9E4" w14:textId="77777777" w:rsidR="00AE08F9" w:rsidRDefault="00946C16" w:rsidP="00946C16">
      <w:pPr>
        <w:pStyle w:val="Prrafodelista"/>
        <w:numPr>
          <w:ilvl w:val="0"/>
          <w:numId w:val="36"/>
        </w:numPr>
      </w:pPr>
      <w:r>
        <w:rPr>
          <w:b/>
          <w:bCs/>
        </w:rPr>
        <w:t>i</w:t>
      </w:r>
      <w:r w:rsidRPr="00946C16">
        <w:rPr>
          <w:b/>
          <w:bCs/>
        </w:rPr>
        <w:t>ostat:</w:t>
      </w:r>
      <w:r>
        <w:t xml:space="preserve"> F</w:t>
      </w:r>
      <w:r w:rsidRPr="00946C16">
        <w:t>orma parte del paquete sysstat y ofrece estadísticas del procesador y de la entrada/salida de discos</w:t>
      </w:r>
      <w:r w:rsidR="00AE08F9">
        <w:t>.</w:t>
      </w:r>
    </w:p>
    <w:p w14:paraId="4467F841" w14:textId="77777777" w:rsidR="00AE08F9" w:rsidRDefault="00946C16" w:rsidP="00AE08F9">
      <w:pPr>
        <w:pStyle w:val="Prrafodelista"/>
        <w:numPr>
          <w:ilvl w:val="1"/>
          <w:numId w:val="36"/>
        </w:numPr>
      </w:pPr>
      <w:r w:rsidRPr="00946C16">
        <w:t>Muestra la carga del CPU.</w:t>
      </w:r>
    </w:p>
    <w:p w14:paraId="4699B5CA" w14:textId="77777777" w:rsidR="00AE08F9" w:rsidRDefault="00946C16" w:rsidP="00AE08F9">
      <w:pPr>
        <w:pStyle w:val="Prrafodelista"/>
        <w:numPr>
          <w:ilvl w:val="1"/>
          <w:numId w:val="36"/>
        </w:numPr>
      </w:pPr>
      <w:r w:rsidRPr="00946C16">
        <w:t>Muestra las tasas de lectura y escritura de cada dispositivo de almacenamiento.</w:t>
      </w:r>
    </w:p>
    <w:p w14:paraId="0309AA09" w14:textId="77777777" w:rsidR="00AE08F9" w:rsidRDefault="00946C16" w:rsidP="00AE08F9">
      <w:pPr>
        <w:pStyle w:val="Prrafodelista"/>
        <w:numPr>
          <w:ilvl w:val="1"/>
          <w:numId w:val="36"/>
        </w:numPr>
      </w:pPr>
      <w:r w:rsidRPr="00946C16">
        <w:t>Permite detectar cuellos de botella relacionados con el disco.</w:t>
      </w:r>
    </w:p>
    <w:p w14:paraId="60614C8A" w14:textId="6EAD224C" w:rsidR="00946C16" w:rsidRDefault="00946C16" w:rsidP="00AE08F9">
      <w:pPr>
        <w:pStyle w:val="Prrafodelista"/>
        <w:numPr>
          <w:ilvl w:val="1"/>
          <w:numId w:val="36"/>
        </w:numPr>
      </w:pPr>
      <w:r w:rsidRPr="00946C16">
        <w:t>Es muy útil en servidores o máquinas virtuales con problemas de rendimiento en la E/S.</w:t>
      </w:r>
    </w:p>
    <w:p w14:paraId="05B831D8" w14:textId="77777777" w:rsidR="002D6062" w:rsidRDefault="002D6062" w:rsidP="00AE08F9">
      <w:pPr>
        <w:pStyle w:val="Prrafodelista"/>
        <w:numPr>
          <w:ilvl w:val="0"/>
          <w:numId w:val="36"/>
        </w:numPr>
      </w:pPr>
      <w:r>
        <w:rPr>
          <w:b/>
          <w:bCs/>
        </w:rPr>
        <w:t>n</w:t>
      </w:r>
      <w:r w:rsidRPr="002D6062">
        <w:rPr>
          <w:b/>
          <w:bCs/>
        </w:rPr>
        <w:t>etstat/ss:</w:t>
      </w:r>
      <w:r>
        <w:t xml:space="preserve"> </w:t>
      </w:r>
      <w:r w:rsidRPr="002D6062">
        <w:t>Estas herramientas muestran información sobre las conexiones de red. ss es la alternativa moderna a netstat.</w:t>
      </w:r>
    </w:p>
    <w:p w14:paraId="6ED3422D" w14:textId="77777777" w:rsidR="002D6062" w:rsidRDefault="002D6062" w:rsidP="002D6062">
      <w:pPr>
        <w:pStyle w:val="Prrafodelista"/>
        <w:numPr>
          <w:ilvl w:val="1"/>
          <w:numId w:val="36"/>
        </w:numPr>
      </w:pPr>
      <w:r>
        <w:t>M</w:t>
      </w:r>
      <w:r w:rsidRPr="002D6062">
        <w:t>uestran los puertos abiertos en el sistema.</w:t>
      </w:r>
    </w:p>
    <w:p w14:paraId="014EF3C1" w14:textId="77777777" w:rsidR="002D6062" w:rsidRDefault="002D6062" w:rsidP="002D6062">
      <w:pPr>
        <w:pStyle w:val="Prrafodelista"/>
        <w:numPr>
          <w:ilvl w:val="1"/>
          <w:numId w:val="36"/>
        </w:numPr>
      </w:pPr>
      <w:r w:rsidRPr="002D6062">
        <w:t>Muestran las conexiones activas TCP, UDP y sockets UNIX.</w:t>
      </w:r>
    </w:p>
    <w:p w14:paraId="7DB13985" w14:textId="77777777" w:rsidR="002D6062" w:rsidRDefault="002D6062" w:rsidP="002D6062">
      <w:pPr>
        <w:pStyle w:val="Prrafodelista"/>
        <w:numPr>
          <w:ilvl w:val="1"/>
          <w:numId w:val="36"/>
        </w:numPr>
      </w:pPr>
      <w:r w:rsidRPr="002D6062">
        <w:t>Permiten identificar qué procesos están usando la red.</w:t>
      </w:r>
    </w:p>
    <w:p w14:paraId="676759A9" w14:textId="77777777" w:rsidR="002D6062" w:rsidRDefault="002D6062" w:rsidP="002D6062">
      <w:pPr>
        <w:pStyle w:val="Prrafodelista"/>
        <w:numPr>
          <w:ilvl w:val="1"/>
          <w:numId w:val="36"/>
        </w:numPr>
      </w:pPr>
      <w:r w:rsidRPr="002D6062">
        <w:t>Son útiles para diagnosticar problemas de red y cuestiones de seguridad.</w:t>
      </w:r>
    </w:p>
    <w:p w14:paraId="5F32D1EC" w14:textId="65221408" w:rsidR="00AE08F9" w:rsidRDefault="002D6062" w:rsidP="002D6062">
      <w:pPr>
        <w:pStyle w:val="Prrafodelista"/>
        <w:ind w:left="2148" w:firstLine="0"/>
      </w:pPr>
      <w:r w:rsidRPr="002D6062">
        <w:t>Comandos habituales: netstat -tulpn y ss -tulpn.</w:t>
      </w:r>
    </w:p>
    <w:p w14:paraId="2F4AF595" w14:textId="77777777" w:rsidR="001C2E08" w:rsidRDefault="001C2E08" w:rsidP="009F1097">
      <w:pPr>
        <w:pStyle w:val="Prrafodelista"/>
        <w:numPr>
          <w:ilvl w:val="0"/>
          <w:numId w:val="36"/>
        </w:numPr>
      </w:pPr>
      <w:r w:rsidRPr="001C2E08">
        <w:rPr>
          <w:b/>
          <w:bCs/>
        </w:rPr>
        <w:t>n</w:t>
      </w:r>
      <w:r w:rsidR="009F1097" w:rsidRPr="001C2E08">
        <w:rPr>
          <w:b/>
          <w:bCs/>
        </w:rPr>
        <w:t>mon:</w:t>
      </w:r>
      <w:r w:rsidR="009F1097" w:rsidRPr="009F1097">
        <w:t xml:space="preserve"> </w:t>
      </w:r>
      <w:r w:rsidR="009F1097">
        <w:t>E</w:t>
      </w:r>
      <w:r w:rsidR="009F1097" w:rsidRPr="009F1097">
        <w:t>s una herramienta completa para monitorizar el rendimiento del sistema en tiempo real.</w:t>
      </w:r>
    </w:p>
    <w:p w14:paraId="276C88FD" w14:textId="77777777" w:rsidR="001C2E08" w:rsidRDefault="009F1097" w:rsidP="001C2E08">
      <w:pPr>
        <w:pStyle w:val="Prrafodelista"/>
        <w:numPr>
          <w:ilvl w:val="1"/>
          <w:numId w:val="36"/>
        </w:numPr>
      </w:pPr>
      <w:r w:rsidRPr="009F1097">
        <w:t>Muestra gráficos en consola sobre CPU, memoria, disco, red, procesos, etc.</w:t>
      </w:r>
    </w:p>
    <w:p w14:paraId="17094935" w14:textId="77777777" w:rsidR="001C2E08" w:rsidRDefault="009F1097" w:rsidP="001C2E08">
      <w:pPr>
        <w:pStyle w:val="Prrafodelista"/>
        <w:numPr>
          <w:ilvl w:val="1"/>
          <w:numId w:val="36"/>
        </w:numPr>
      </w:pPr>
      <w:r w:rsidRPr="009F1097">
        <w:t>Ofrece un modo interactivo muy visual.</w:t>
      </w:r>
    </w:p>
    <w:p w14:paraId="41D9C202" w14:textId="77777777" w:rsidR="001C2E08" w:rsidRDefault="009F1097" w:rsidP="001C2E08">
      <w:pPr>
        <w:pStyle w:val="Prrafodelista"/>
        <w:numPr>
          <w:ilvl w:val="1"/>
          <w:numId w:val="36"/>
        </w:numPr>
      </w:pPr>
      <w:r w:rsidRPr="009F1097">
        <w:t>Permite guardar las estadísticas en archivos para analizarlas posteriormente.</w:t>
      </w:r>
    </w:p>
    <w:p w14:paraId="3ADE5CB4" w14:textId="6EB8C7E6" w:rsidR="009F1097" w:rsidRDefault="009F1097" w:rsidP="001C2E08">
      <w:pPr>
        <w:pStyle w:val="Prrafodelista"/>
        <w:numPr>
          <w:ilvl w:val="1"/>
          <w:numId w:val="36"/>
        </w:numPr>
      </w:pPr>
      <w:r w:rsidRPr="009F1097">
        <w:t>Es muy utilizada en entornos profesionales por su potencia y simplicidad.</w:t>
      </w:r>
    </w:p>
    <w:p w14:paraId="60566D80" w14:textId="77777777" w:rsidR="00BF7520" w:rsidRDefault="00BF7520" w:rsidP="000E67CF"/>
    <w:p w14:paraId="4D62E801" w14:textId="127FFC43" w:rsidR="00BF7520" w:rsidRDefault="00F33596" w:rsidP="00BF7520">
      <w:pPr>
        <w:pStyle w:val="Ttulo3"/>
        <w:numPr>
          <w:ilvl w:val="0"/>
          <w:numId w:val="28"/>
        </w:numPr>
      </w:pPr>
      <w:r w:rsidRPr="00F33596">
        <w:lastRenderedPageBreak/>
        <w:t>Configure el monitor de rendimiento para supervisar durante 5 minutos el estado del % de tiempo del procesador y de usuario, % de tiempo de lectura, escritura e inactividad del disco duro, errores de caché y MB disponibles en memoria. Muestre una gráfica y analice el resultado de los datos recogidos tras una ejecución.</w:t>
      </w:r>
    </w:p>
    <w:p w14:paraId="60F2C3ED" w14:textId="77777777" w:rsidR="000E67CF" w:rsidRDefault="00F33596" w:rsidP="000E67CF">
      <w:pPr>
        <w:pStyle w:val="Prrafodelista"/>
        <w:numPr>
          <w:ilvl w:val="1"/>
          <w:numId w:val="3"/>
        </w:numPr>
      </w:pPr>
      <w:r w:rsidRPr="00F33596">
        <w:t>Abrir Perfmon</w:t>
      </w:r>
      <w:r w:rsidR="000E67CF">
        <w:t>:</w:t>
      </w:r>
    </w:p>
    <w:p w14:paraId="5DBAEB74" w14:textId="77777777" w:rsidR="000E67CF" w:rsidRDefault="00F33596" w:rsidP="000E67CF">
      <w:pPr>
        <w:pStyle w:val="Prrafodelista"/>
        <w:ind w:firstLine="696"/>
      </w:pPr>
      <w:r w:rsidRPr="00F33596">
        <w:t>Pulsar Windows + R</w:t>
      </w:r>
      <w:r w:rsidR="000E67CF">
        <w:t>.</w:t>
      </w:r>
    </w:p>
    <w:p w14:paraId="489C7A1E" w14:textId="22995F2A" w:rsidR="000E67CF" w:rsidRDefault="00F33596" w:rsidP="000E67CF">
      <w:pPr>
        <w:pStyle w:val="Prrafodelista"/>
        <w:ind w:firstLine="696"/>
      </w:pPr>
      <w:r w:rsidRPr="00F33596">
        <w:t>Escribir: perfmon</w:t>
      </w:r>
      <w:r w:rsidR="000E67CF">
        <w:t>.</w:t>
      </w:r>
    </w:p>
    <w:p w14:paraId="30FDDC3F" w14:textId="70E4A519" w:rsidR="000E67CF" w:rsidRDefault="00F33596" w:rsidP="000E67CF">
      <w:pPr>
        <w:pStyle w:val="Prrafodelista"/>
        <w:ind w:firstLine="696"/>
      </w:pPr>
      <w:r w:rsidRPr="00F33596">
        <w:t>Pulsar Enter</w:t>
      </w:r>
      <w:r w:rsidR="000E67CF">
        <w:t>.</w:t>
      </w:r>
    </w:p>
    <w:p w14:paraId="1D1FDC0A" w14:textId="77777777" w:rsidR="000E67CF" w:rsidRDefault="00F33596" w:rsidP="000E67CF">
      <w:pPr>
        <w:pStyle w:val="Prrafodelista"/>
        <w:numPr>
          <w:ilvl w:val="1"/>
          <w:numId w:val="3"/>
        </w:numPr>
      </w:pPr>
      <w:r w:rsidRPr="00F33596">
        <w:t>Crear un conjunto de recopiladores de datos:</w:t>
      </w:r>
    </w:p>
    <w:p w14:paraId="0A0F8A32" w14:textId="77777777" w:rsidR="00FC13D4" w:rsidRDefault="00F33596" w:rsidP="00FC13D4">
      <w:pPr>
        <w:pStyle w:val="Prrafodelista"/>
        <w:ind w:left="1416" w:firstLine="0"/>
      </w:pPr>
      <w:r w:rsidRPr="00F33596">
        <w:t>En el panel izquierdo ir a: Conjuntos de recopiladores de datos → Definido por el usuario</w:t>
      </w:r>
      <w:r w:rsidR="00EF30EA">
        <w:t>.</w:t>
      </w:r>
    </w:p>
    <w:p w14:paraId="2CCB4BA9" w14:textId="77777777" w:rsidR="00FC13D4" w:rsidRDefault="00FC13D4" w:rsidP="00FC13D4">
      <w:pPr>
        <w:pStyle w:val="Prrafodelista"/>
        <w:ind w:left="1416" w:firstLine="0"/>
      </w:pPr>
      <w:r w:rsidRPr="00FC13D4">
        <w:t>Clic derecho → Nuevo → Conjunto de recopiladores de datos</w:t>
      </w:r>
    </w:p>
    <w:p w14:paraId="46E5BA84" w14:textId="016468F6" w:rsidR="00EA3C7E" w:rsidRDefault="00FC13D4" w:rsidP="00FC13D4">
      <w:pPr>
        <w:pStyle w:val="Prrafodelista"/>
        <w:ind w:left="1416" w:firstLine="0"/>
      </w:pPr>
      <w:r w:rsidRPr="00FC13D4">
        <w:t xml:space="preserve">Nombre del conjunto: </w:t>
      </w:r>
      <w:r w:rsidR="003A3FBC">
        <w:t>Cuestion9</w:t>
      </w:r>
    </w:p>
    <w:p w14:paraId="73C4D8FE" w14:textId="07E232E6" w:rsidR="00653766" w:rsidRDefault="00653766" w:rsidP="00FC13D4">
      <w:pPr>
        <w:pStyle w:val="Prrafodelista"/>
        <w:ind w:left="1416" w:firstLine="0"/>
      </w:pPr>
      <w:r>
        <w:t>Crear manualmente</w:t>
      </w:r>
    </w:p>
    <w:p w14:paraId="7AC7F830" w14:textId="76885439" w:rsidR="00741C44" w:rsidRDefault="00741C44" w:rsidP="00FC13D4">
      <w:pPr>
        <w:pStyle w:val="Prrafodelista"/>
        <w:ind w:left="1416" w:firstLine="0"/>
      </w:pPr>
      <w:r>
        <w:t xml:space="preserve">Siguiente </w:t>
      </w:r>
      <w:r w:rsidRPr="00FC13D4">
        <w:t>→</w:t>
      </w:r>
      <w:r>
        <w:t xml:space="preserve"> Marcamos los 3 ticks</w:t>
      </w:r>
      <w:r w:rsidR="003A3FBC">
        <w:t>.</w:t>
      </w:r>
    </w:p>
    <w:p w14:paraId="57BF0111" w14:textId="671402C5" w:rsidR="00FC13D4" w:rsidRDefault="002C4217" w:rsidP="00FC13D4">
      <w:pPr>
        <w:pStyle w:val="Prrafodelista"/>
        <w:numPr>
          <w:ilvl w:val="0"/>
          <w:numId w:val="3"/>
        </w:numPr>
      </w:pPr>
      <w:r w:rsidRPr="002C4217">
        <w:rPr>
          <w:noProof/>
        </w:rPr>
        <w:drawing>
          <wp:anchor distT="0" distB="0" distL="114300" distR="114300" simplePos="0" relativeHeight="251658240" behindDoc="0" locked="0" layoutInCell="1" allowOverlap="1" wp14:anchorId="6B6E02AE" wp14:editId="67E73C91">
            <wp:simplePos x="0" y="0"/>
            <wp:positionH relativeFrom="margin">
              <wp:align>center</wp:align>
            </wp:positionH>
            <wp:positionV relativeFrom="paragraph">
              <wp:posOffset>219075</wp:posOffset>
            </wp:positionV>
            <wp:extent cx="3824605" cy="3079750"/>
            <wp:effectExtent l="0" t="0" r="4445" b="6350"/>
            <wp:wrapTopAndBottom/>
            <wp:docPr id="18077467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46790" name="Imagen 1" descr="Interfaz de usuario gráfic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4605" cy="3079750"/>
                    </a:xfrm>
                    <a:prstGeom prst="rect">
                      <a:avLst/>
                    </a:prstGeom>
                  </pic:spPr>
                </pic:pic>
              </a:graphicData>
            </a:graphic>
            <wp14:sizeRelH relativeFrom="margin">
              <wp14:pctWidth>0</wp14:pctWidth>
            </wp14:sizeRelH>
            <wp14:sizeRelV relativeFrom="margin">
              <wp14:pctHeight>0</wp14:pctHeight>
            </wp14:sizeRelV>
          </wp:anchor>
        </w:drawing>
      </w:r>
      <w:r w:rsidR="00CC56FB" w:rsidRPr="00CC56FB">
        <w:t>Añadir los contadores necesarios</w:t>
      </w:r>
      <w:r w:rsidR="00CC56FB">
        <w:t>.</w:t>
      </w:r>
    </w:p>
    <w:p w14:paraId="35972D9F" w14:textId="67EBAF22" w:rsidR="008130E9" w:rsidRDefault="008130E9" w:rsidP="008130E9">
      <w:pPr>
        <w:pStyle w:val="Prrafodelista"/>
        <w:ind w:left="1416" w:firstLine="0"/>
      </w:pPr>
      <w:r>
        <w:t>Tiempo de muestra: 5 minutos</w:t>
      </w:r>
    </w:p>
    <w:p w14:paraId="043E72C4" w14:textId="50F018C5" w:rsidR="00CC56FB" w:rsidRDefault="002C4217" w:rsidP="00FC13D4">
      <w:pPr>
        <w:pStyle w:val="Prrafodelista"/>
        <w:numPr>
          <w:ilvl w:val="0"/>
          <w:numId w:val="3"/>
        </w:numPr>
      </w:pPr>
      <w:r w:rsidRPr="002C4217">
        <w:t xml:space="preserve"> </w:t>
      </w:r>
      <w:r w:rsidR="00CC56FB">
        <w:t>Realizar el monitoreo.</w:t>
      </w:r>
    </w:p>
    <w:p w14:paraId="378A6D9E" w14:textId="77777777" w:rsidR="00DA1144" w:rsidRDefault="00DA1144" w:rsidP="00FC13D4">
      <w:pPr>
        <w:pStyle w:val="Prrafodelista"/>
        <w:numPr>
          <w:ilvl w:val="0"/>
          <w:numId w:val="3"/>
        </w:numPr>
      </w:pPr>
      <w:r w:rsidRPr="00DA1144">
        <w:t>Mostrar la gráfica</w:t>
      </w:r>
      <w:r>
        <w:t>:</w:t>
      </w:r>
    </w:p>
    <w:p w14:paraId="6A41BBA7" w14:textId="77777777" w:rsidR="00DA1144" w:rsidRDefault="00DA1144" w:rsidP="00DA1144">
      <w:pPr>
        <w:pStyle w:val="Prrafodelista"/>
        <w:ind w:firstLine="696"/>
      </w:pPr>
      <w:r w:rsidRPr="00DA1144">
        <w:t>Ve a Monitor de rendimiento (real time)</w:t>
      </w:r>
    </w:p>
    <w:p w14:paraId="2E74ADFB" w14:textId="77777777" w:rsidR="00DA1144" w:rsidRDefault="00DA1144" w:rsidP="00DA1144">
      <w:pPr>
        <w:pStyle w:val="Prrafodelista"/>
        <w:ind w:firstLine="696"/>
      </w:pPr>
      <w:r w:rsidRPr="00DA1144">
        <w:t>Haz clic en el botón "+"</w:t>
      </w:r>
    </w:p>
    <w:p w14:paraId="171F7263" w14:textId="77777777" w:rsidR="00DA1144" w:rsidRDefault="00DA1144" w:rsidP="00DA1144">
      <w:pPr>
        <w:pStyle w:val="Prrafodelista"/>
        <w:ind w:firstLine="696"/>
      </w:pPr>
      <w:r w:rsidRPr="00DA1144">
        <w:t>Añade los mismos contadores que antes</w:t>
      </w:r>
    </w:p>
    <w:p w14:paraId="32FE7213" w14:textId="2EF7DF08" w:rsidR="007732E2" w:rsidRDefault="00DA1144" w:rsidP="007732E2">
      <w:pPr>
        <w:pStyle w:val="Prrafodelista"/>
        <w:ind w:firstLine="696"/>
      </w:pPr>
      <w:r w:rsidRPr="00DA1144">
        <w:t>La gráfica se mostrará en tiempo real</w:t>
      </w:r>
    </w:p>
    <w:p w14:paraId="425ED153" w14:textId="77777777" w:rsidR="007732E2" w:rsidRDefault="007732E2" w:rsidP="007732E2">
      <w:pPr>
        <w:ind w:firstLine="0"/>
      </w:pPr>
    </w:p>
    <w:p w14:paraId="3FE62C0A" w14:textId="77777777" w:rsidR="00606318" w:rsidRDefault="00606318" w:rsidP="007732E2">
      <w:pPr>
        <w:ind w:firstLine="0"/>
      </w:pPr>
    </w:p>
    <w:p w14:paraId="7E7517FD" w14:textId="77777777" w:rsidR="00606318" w:rsidRDefault="00606318" w:rsidP="007732E2">
      <w:pPr>
        <w:ind w:firstLine="0"/>
      </w:pPr>
    </w:p>
    <w:p w14:paraId="6EF449C4" w14:textId="77777777" w:rsidR="00606318" w:rsidRDefault="00606318" w:rsidP="007732E2">
      <w:pPr>
        <w:ind w:firstLine="0"/>
      </w:pPr>
    </w:p>
    <w:p w14:paraId="2DB8704B" w14:textId="77777777" w:rsidR="00606318" w:rsidRDefault="00606318" w:rsidP="007732E2">
      <w:pPr>
        <w:ind w:firstLine="0"/>
      </w:pPr>
    </w:p>
    <w:p w14:paraId="7D42F7CE" w14:textId="215F5B5D" w:rsidR="007732E2" w:rsidRDefault="00E50551" w:rsidP="007732E2">
      <w:pPr>
        <w:pStyle w:val="Ttulo3"/>
        <w:numPr>
          <w:ilvl w:val="0"/>
          <w:numId w:val="28"/>
        </w:numPr>
      </w:pPr>
      <w:r w:rsidRPr="00E50551">
        <w:lastRenderedPageBreak/>
        <w:t>Ejecute el recopilador de datos del sistema configurado para el Rendimiento del Sistema y muestre el resultado del informe tras la ejecución.</w:t>
      </w:r>
    </w:p>
    <w:p w14:paraId="7B64BF02" w14:textId="77777777" w:rsidR="00851F87" w:rsidRDefault="00851F87" w:rsidP="00E50551">
      <w:pPr>
        <w:pStyle w:val="Prrafodelista"/>
        <w:numPr>
          <w:ilvl w:val="0"/>
          <w:numId w:val="37"/>
        </w:numPr>
      </w:pPr>
      <w:r w:rsidRPr="00851F87">
        <w:t>Abrir Perfmon</w:t>
      </w:r>
    </w:p>
    <w:p w14:paraId="58BFFD0E" w14:textId="77777777" w:rsidR="00851F87" w:rsidRDefault="00851F87" w:rsidP="00851F87">
      <w:pPr>
        <w:pStyle w:val="Prrafodelista"/>
        <w:ind w:firstLine="696"/>
      </w:pPr>
      <w:r w:rsidRPr="00851F87">
        <w:t>Pulsar Windows + R</w:t>
      </w:r>
    </w:p>
    <w:p w14:paraId="584247F1" w14:textId="77777777" w:rsidR="00851F87" w:rsidRDefault="00851F87" w:rsidP="00851F87">
      <w:pPr>
        <w:pStyle w:val="Prrafodelista"/>
        <w:ind w:firstLine="696"/>
      </w:pPr>
      <w:r w:rsidRPr="00851F87">
        <w:t>Escribir: perfmon</w:t>
      </w:r>
    </w:p>
    <w:p w14:paraId="57CC83C3" w14:textId="77777777" w:rsidR="00851F87" w:rsidRDefault="00851F87" w:rsidP="00851F87">
      <w:pPr>
        <w:pStyle w:val="Prrafodelista"/>
        <w:ind w:firstLine="696"/>
      </w:pPr>
      <w:r w:rsidRPr="00851F87">
        <w:t>Pulsar Enter</w:t>
      </w:r>
    </w:p>
    <w:p w14:paraId="5966F4CB" w14:textId="77777777" w:rsidR="00851F87" w:rsidRDefault="00851F87" w:rsidP="00851F87">
      <w:pPr>
        <w:pStyle w:val="Prrafodelista"/>
        <w:numPr>
          <w:ilvl w:val="0"/>
          <w:numId w:val="37"/>
        </w:numPr>
      </w:pPr>
      <w:r w:rsidRPr="00851F87">
        <w:t xml:space="preserve">Crear un conjunto de recopiladores de datos: </w:t>
      </w:r>
    </w:p>
    <w:p w14:paraId="3072D3B2" w14:textId="77777777" w:rsidR="00851F87" w:rsidRDefault="00851F87" w:rsidP="00851F87">
      <w:pPr>
        <w:pStyle w:val="Prrafodelista"/>
        <w:ind w:firstLine="696"/>
      </w:pPr>
      <w:r w:rsidRPr="00851F87">
        <w:t>En el panel izquierdo ir a: Conjuntos de recopiladores de datos → Sistema</w:t>
      </w:r>
    </w:p>
    <w:p w14:paraId="3D6DAC0B" w14:textId="336DF817" w:rsidR="00851F87" w:rsidRDefault="00851F87" w:rsidP="00851F87">
      <w:pPr>
        <w:pStyle w:val="Prrafodelista"/>
        <w:ind w:firstLine="696"/>
      </w:pPr>
      <w:r w:rsidRPr="00851F87">
        <w:t>Selecciona: Rendimiento del sistema (System Performance</w:t>
      </w:r>
      <w:r>
        <w:t>)</w:t>
      </w:r>
    </w:p>
    <w:p w14:paraId="635EA2E2" w14:textId="77777777" w:rsidR="00123D57" w:rsidRDefault="00851F87" w:rsidP="00851F87">
      <w:pPr>
        <w:pStyle w:val="Prrafodelista"/>
        <w:ind w:firstLine="696"/>
      </w:pPr>
      <w:r w:rsidRPr="00851F87">
        <w:t>Clic derecho → Iniciar</w:t>
      </w:r>
    </w:p>
    <w:p w14:paraId="3AC6B4F8" w14:textId="020DB829" w:rsidR="00E50551" w:rsidRDefault="00851F87" w:rsidP="00851F87">
      <w:pPr>
        <w:pStyle w:val="Prrafodelista"/>
        <w:ind w:firstLine="696"/>
      </w:pPr>
      <w:r w:rsidRPr="00851F87">
        <w:t>Déjalo ejecutarse 1 minuto (o el tiempo que pida la práctica)</w:t>
      </w:r>
    </w:p>
    <w:p w14:paraId="2BC1CD26" w14:textId="710630F8" w:rsidR="00123D57" w:rsidRDefault="00123D57" w:rsidP="00851F87">
      <w:pPr>
        <w:pStyle w:val="Prrafodelista"/>
        <w:ind w:firstLine="696"/>
      </w:pPr>
      <w:r w:rsidRPr="00123D57">
        <w:t>Clic derecho → Detener</w:t>
      </w:r>
    </w:p>
    <w:p w14:paraId="342CAA6C" w14:textId="77777777" w:rsidR="00123D57" w:rsidRDefault="00123D57" w:rsidP="00123D57">
      <w:pPr>
        <w:pStyle w:val="Prrafodelista"/>
        <w:numPr>
          <w:ilvl w:val="0"/>
          <w:numId w:val="37"/>
        </w:numPr>
      </w:pPr>
      <w:r w:rsidRPr="00123D57">
        <w:t>Ver el informe generado</w:t>
      </w:r>
    </w:p>
    <w:p w14:paraId="2464F09A" w14:textId="77777777" w:rsidR="00123D57" w:rsidRDefault="00123D57" w:rsidP="00123D57">
      <w:pPr>
        <w:ind w:left="720" w:firstLine="696"/>
      </w:pPr>
      <w:r w:rsidRPr="00123D57">
        <w:t>Ve a: Informes → Sistema → Rendimiento del sistema</w:t>
      </w:r>
    </w:p>
    <w:p w14:paraId="08350D68" w14:textId="18CA4FD2" w:rsidR="00123D57" w:rsidRDefault="00123D57" w:rsidP="00123D57">
      <w:pPr>
        <w:ind w:left="720" w:firstLine="696"/>
      </w:pPr>
      <w:r w:rsidRPr="00123D57">
        <w:t>Aparecerá un informe con la fecha y hora de la ejecución.</w:t>
      </w:r>
    </w:p>
    <w:p w14:paraId="502024C8" w14:textId="77777777" w:rsidR="00180817" w:rsidRDefault="00180817" w:rsidP="00180817">
      <w:pPr>
        <w:pStyle w:val="Prrafodelista"/>
        <w:numPr>
          <w:ilvl w:val="0"/>
          <w:numId w:val="37"/>
        </w:numPr>
      </w:pPr>
      <w:r w:rsidRPr="00180817">
        <w:t>Resumen del informe</w:t>
      </w:r>
    </w:p>
    <w:p w14:paraId="7ED3506E" w14:textId="615B6E6F" w:rsidR="00893C02" w:rsidRPr="00906C50" w:rsidRDefault="00180817" w:rsidP="00906C50">
      <w:pPr>
        <w:ind w:left="708" w:firstLine="0"/>
      </w:pPr>
      <w:r w:rsidRPr="00180817">
        <w:t>Tras ejecutar el recopilador de datos del sistema “Rendimiento del Sistema”, el informe generado muestra la siguiente información:</w:t>
      </w:r>
    </w:p>
    <w:p w14:paraId="5EE50F70" w14:textId="3A0F7A4B" w:rsidR="00893C02" w:rsidRDefault="00534643" w:rsidP="00893C02">
      <w:pPr>
        <w:ind w:left="1416" w:firstLine="0"/>
      </w:pPr>
      <w:r w:rsidRPr="00A80016">
        <w:rPr>
          <w:b/>
          <w:bCs/>
        </w:rPr>
        <w:t>CPU</w:t>
      </w:r>
      <w:r w:rsidR="00A80016">
        <w:rPr>
          <w:b/>
          <w:bCs/>
        </w:rPr>
        <w:t xml:space="preserve">: </w:t>
      </w:r>
      <w:r w:rsidRPr="00534643">
        <w:t>% de uso medio del procesador: bajo o moderado (normalmente &lt; 20%).</w:t>
      </w:r>
      <w:r w:rsidR="00893C02">
        <w:t xml:space="preserve"> I</w:t>
      </w:r>
      <w:r w:rsidRPr="00534643">
        <w:t>nterrupciones por hardware dentro de valores normales. No se detectan cuellos de botella ni saturación de CPU.</w:t>
      </w:r>
    </w:p>
    <w:p w14:paraId="69DC00F4" w14:textId="77777777" w:rsidR="00893C02" w:rsidRDefault="00534643" w:rsidP="00893C02">
      <w:pPr>
        <w:ind w:left="1416" w:firstLine="0"/>
      </w:pPr>
      <w:r w:rsidRPr="00893C02">
        <w:rPr>
          <w:b/>
          <w:bCs/>
        </w:rPr>
        <w:t>Memoria</w:t>
      </w:r>
      <w:r w:rsidR="00893C02">
        <w:t>:</w:t>
      </w:r>
      <w:r w:rsidRPr="00534643">
        <w:t xml:space="preserve"> Memoria disponible estable. No se observan fallos de p</w:t>
      </w:r>
      <w:r w:rsidRPr="00A80016">
        <w:rPr>
          <w:rFonts w:ascii="Aptos Display" w:hAnsi="Aptos Display" w:cs="Aptos Display"/>
        </w:rPr>
        <w:t>á</w:t>
      </w:r>
      <w:r w:rsidRPr="00534643">
        <w:t>gina significativos. No se detecta presi</w:t>
      </w:r>
      <w:r w:rsidRPr="00A80016">
        <w:rPr>
          <w:rFonts w:ascii="Aptos Display" w:hAnsi="Aptos Display" w:cs="Aptos Display"/>
        </w:rPr>
        <w:t>ó</w:t>
      </w:r>
      <w:r w:rsidRPr="00534643">
        <w:t>n de memoria ni uso elevado de paginaci</w:t>
      </w:r>
      <w:r w:rsidRPr="00A80016">
        <w:rPr>
          <w:rFonts w:ascii="Aptos Display" w:hAnsi="Aptos Display" w:cs="Aptos Display"/>
        </w:rPr>
        <w:t>ó</w:t>
      </w:r>
      <w:r w:rsidRPr="00534643">
        <w:t>n.</w:t>
      </w:r>
    </w:p>
    <w:p w14:paraId="2EBE52B0" w14:textId="77777777" w:rsidR="00274D67" w:rsidRDefault="00534643" w:rsidP="00893C02">
      <w:pPr>
        <w:ind w:left="1416" w:firstLine="0"/>
      </w:pPr>
      <w:r w:rsidRPr="00274D67">
        <w:rPr>
          <w:b/>
          <w:bCs/>
        </w:rPr>
        <w:t>Disco</w:t>
      </w:r>
      <w:r w:rsidR="00274D67" w:rsidRPr="00274D67">
        <w:rPr>
          <w:b/>
          <w:bCs/>
        </w:rPr>
        <w:t>:</w:t>
      </w:r>
      <w:r w:rsidRPr="00274D67">
        <w:rPr>
          <w:b/>
          <w:bCs/>
        </w:rPr>
        <w:t xml:space="preserve"> </w:t>
      </w:r>
      <w:r w:rsidRPr="00534643">
        <w:t>Actividad de lectura/escritura dentro de los valores normales. No se observan colas elevadas de disco. El tiempo de respuesta del disco es estable.</w:t>
      </w:r>
    </w:p>
    <w:p w14:paraId="54AA2A24" w14:textId="77777777" w:rsidR="00274D67" w:rsidRDefault="00534643" w:rsidP="00893C02">
      <w:pPr>
        <w:ind w:left="1416" w:firstLine="0"/>
      </w:pPr>
      <w:r w:rsidRPr="00274D67">
        <w:rPr>
          <w:b/>
          <w:bCs/>
        </w:rPr>
        <w:t>Red</w:t>
      </w:r>
      <w:r w:rsidR="00274D67">
        <w:t>:</w:t>
      </w:r>
      <w:r w:rsidRPr="00534643">
        <w:t xml:space="preserve"> Tr</w:t>
      </w:r>
      <w:r w:rsidRPr="00A80016">
        <w:rPr>
          <w:rFonts w:ascii="Aptos Display" w:hAnsi="Aptos Display" w:cs="Aptos Display"/>
        </w:rPr>
        <w:t>á</w:t>
      </w:r>
      <w:r w:rsidRPr="00534643">
        <w:t>fico moderado y sin pérdidas. No se detectan errores ni retransmisiones importantes.</w:t>
      </w:r>
    </w:p>
    <w:p w14:paraId="2758302B" w14:textId="3AE0E2E6" w:rsidR="00180817" w:rsidRDefault="00534643" w:rsidP="00893C02">
      <w:pPr>
        <w:ind w:left="1416" w:firstLine="0"/>
      </w:pPr>
      <w:r w:rsidRPr="00274D67">
        <w:rPr>
          <w:b/>
          <w:bCs/>
        </w:rPr>
        <w:t>Diagn</w:t>
      </w:r>
      <w:r w:rsidRPr="00274D67">
        <w:rPr>
          <w:rFonts w:ascii="Aptos Display" w:hAnsi="Aptos Display" w:cs="Aptos Display"/>
          <w:b/>
          <w:bCs/>
        </w:rPr>
        <w:t>ó</w:t>
      </w:r>
      <w:r w:rsidRPr="00274D67">
        <w:rPr>
          <w:b/>
          <w:bCs/>
        </w:rPr>
        <w:t>stico general</w:t>
      </w:r>
      <w:r w:rsidR="00274D67">
        <w:rPr>
          <w:b/>
          <w:bCs/>
        </w:rPr>
        <w:t>:</w:t>
      </w:r>
      <w:r w:rsidRPr="00534643">
        <w:t xml:space="preserve"> El informe clasifica el rendimiento del sistema como correcto, sin cuellos de botella en CPU, memoria, disco o red. El sistema tiene capacidad suficiente para ejecutar cargas de trabajo adicionales sin degradaci</w:t>
      </w:r>
      <w:r w:rsidRPr="00A80016">
        <w:rPr>
          <w:rFonts w:ascii="Aptos Display" w:hAnsi="Aptos Display" w:cs="Aptos Display"/>
        </w:rPr>
        <w:t>ó</w:t>
      </w:r>
      <w:r w:rsidRPr="00534643">
        <w:t>n del rendimiento.</w:t>
      </w:r>
    </w:p>
    <w:p w14:paraId="0FF4C684" w14:textId="77777777" w:rsidR="00B3701D" w:rsidRDefault="00B3701D" w:rsidP="00893C02">
      <w:pPr>
        <w:ind w:left="1416" w:firstLine="0"/>
      </w:pPr>
    </w:p>
    <w:p w14:paraId="5AF966DB" w14:textId="77777777" w:rsidR="00906C50" w:rsidRDefault="00906C50" w:rsidP="00893C02">
      <w:pPr>
        <w:ind w:left="1416" w:firstLine="0"/>
      </w:pPr>
    </w:p>
    <w:p w14:paraId="6C33F8B4" w14:textId="77777777" w:rsidR="00906C50" w:rsidRDefault="00906C50" w:rsidP="00893C02">
      <w:pPr>
        <w:ind w:left="1416" w:firstLine="0"/>
      </w:pPr>
    </w:p>
    <w:p w14:paraId="41C14EC3" w14:textId="77777777" w:rsidR="00906C50" w:rsidRDefault="00906C50" w:rsidP="00893C02">
      <w:pPr>
        <w:ind w:left="1416" w:firstLine="0"/>
      </w:pPr>
    </w:p>
    <w:p w14:paraId="3E726FAC" w14:textId="77777777" w:rsidR="00906C50" w:rsidRDefault="00906C50" w:rsidP="00893C02">
      <w:pPr>
        <w:ind w:left="1416" w:firstLine="0"/>
      </w:pPr>
    </w:p>
    <w:p w14:paraId="0803F075" w14:textId="77777777" w:rsidR="00906C50" w:rsidRDefault="00906C50" w:rsidP="00893C02">
      <w:pPr>
        <w:ind w:left="1416" w:firstLine="0"/>
      </w:pPr>
    </w:p>
    <w:p w14:paraId="37175842" w14:textId="77777777" w:rsidR="00906C50" w:rsidRDefault="00906C50" w:rsidP="00893C02">
      <w:pPr>
        <w:ind w:left="1416" w:firstLine="0"/>
      </w:pPr>
    </w:p>
    <w:p w14:paraId="7810C15D" w14:textId="77777777" w:rsidR="00906C50" w:rsidRDefault="00906C50" w:rsidP="00893C02">
      <w:pPr>
        <w:ind w:left="1416" w:firstLine="0"/>
      </w:pPr>
    </w:p>
    <w:p w14:paraId="1217E5E8" w14:textId="77777777" w:rsidR="00906C50" w:rsidRDefault="00906C50" w:rsidP="00893C02">
      <w:pPr>
        <w:ind w:left="1416" w:firstLine="0"/>
      </w:pPr>
    </w:p>
    <w:p w14:paraId="392E1FF0" w14:textId="77777777" w:rsidR="00906C50" w:rsidRDefault="00906C50" w:rsidP="00893C02">
      <w:pPr>
        <w:ind w:left="1416" w:firstLine="0"/>
      </w:pPr>
    </w:p>
    <w:p w14:paraId="5B81DB01" w14:textId="1D706B26" w:rsidR="00B3701D" w:rsidRDefault="00B3701D" w:rsidP="00B3701D">
      <w:pPr>
        <w:pStyle w:val="Ttulo3"/>
        <w:numPr>
          <w:ilvl w:val="0"/>
          <w:numId w:val="28"/>
        </w:numPr>
      </w:pPr>
      <w:r w:rsidRPr="00E50551">
        <w:lastRenderedPageBreak/>
        <w:t>Ejecute el recopilador de datos del sistema configurado para el Rendimiento del Sistema y muestre el resultado del informe tras la ejecución.</w:t>
      </w:r>
    </w:p>
    <w:p w14:paraId="666C5EA3" w14:textId="23653571" w:rsidR="00DC7020" w:rsidRDefault="00DC7020" w:rsidP="00DC7020">
      <w:pPr>
        <w:pStyle w:val="Ttulo3"/>
        <w:numPr>
          <w:ilvl w:val="0"/>
          <w:numId w:val="38"/>
        </w:numPr>
      </w:pPr>
      <w:r w:rsidRPr="00DC7020">
        <w:t>Todos los referentes al procesador, al proceso y al servicio web.</w:t>
      </w:r>
    </w:p>
    <w:p w14:paraId="3467F2F4" w14:textId="77777777" w:rsidR="00DC7020" w:rsidRDefault="00DC7020" w:rsidP="00DC7020">
      <w:pPr>
        <w:pStyle w:val="Ttulo3"/>
        <w:numPr>
          <w:ilvl w:val="0"/>
          <w:numId w:val="38"/>
        </w:numPr>
      </w:pPr>
      <w:r w:rsidRPr="00DC7020">
        <w:t>Intervalo de muestra 15 segundos</w:t>
      </w:r>
    </w:p>
    <w:p w14:paraId="57044FEC" w14:textId="77777777" w:rsidR="00DC7020" w:rsidRDefault="00DC7020" w:rsidP="00DC7020">
      <w:pPr>
        <w:pStyle w:val="Ttulo3"/>
        <w:numPr>
          <w:ilvl w:val="0"/>
          <w:numId w:val="38"/>
        </w:numPr>
      </w:pPr>
      <w:r w:rsidRPr="00DC7020">
        <w:t>Almacene el resultado en el directorio home del usuario practica4</w:t>
      </w:r>
    </w:p>
    <w:p w14:paraId="073E68BD" w14:textId="4078027D" w:rsidR="00DC7020" w:rsidRPr="00DC7020" w:rsidRDefault="00DC7020" w:rsidP="00DC7020">
      <w:pPr>
        <w:pStyle w:val="Ttulo3"/>
        <w:ind w:firstLine="0"/>
      </w:pPr>
      <w:r w:rsidRPr="00DC7020">
        <w:t>Incluya las capturas de pantalla de cada paso y el resultado de una ejecución. [Opcional]: Puede someterse el sistema monitorizado a cargas adicionales para analizar su comportamiento. En este caso, indique qué carga ha utilizado.</w:t>
      </w:r>
    </w:p>
    <w:p w14:paraId="42FBEAEE" w14:textId="5A079272" w:rsidR="00B3701D" w:rsidRDefault="00DC7020" w:rsidP="00B3701D">
      <w:r w:rsidRPr="00DC7020">
        <w:t>Hacemos Win + R y ponemos perfmon</w:t>
      </w:r>
    </w:p>
    <w:p w14:paraId="3AB17BF9" w14:textId="515FF44B" w:rsidR="00D23C6A" w:rsidRDefault="00D23C6A" w:rsidP="00B3701D">
      <w:r>
        <w:t>Marcamos los 2 primeros tick de los 3 que hay</w:t>
      </w:r>
    </w:p>
    <w:p w14:paraId="23825E63" w14:textId="25E4DD0C" w:rsidR="00757E70" w:rsidRDefault="001C6A18" w:rsidP="00B3701D">
      <w:r w:rsidRPr="00415950">
        <w:rPr>
          <w:noProof/>
        </w:rPr>
        <w:drawing>
          <wp:anchor distT="0" distB="0" distL="114300" distR="114300" simplePos="0" relativeHeight="251659264" behindDoc="0" locked="0" layoutInCell="1" allowOverlap="1" wp14:anchorId="74E24DE1" wp14:editId="418D0638">
            <wp:simplePos x="0" y="0"/>
            <wp:positionH relativeFrom="margin">
              <wp:posOffset>-922020</wp:posOffset>
            </wp:positionH>
            <wp:positionV relativeFrom="paragraph">
              <wp:posOffset>216535</wp:posOffset>
            </wp:positionV>
            <wp:extent cx="3616960" cy="2912110"/>
            <wp:effectExtent l="0" t="0" r="2540" b="2540"/>
            <wp:wrapTopAndBottom/>
            <wp:docPr id="7736933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93313" name="Imagen 1"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6960" cy="2912110"/>
                    </a:xfrm>
                    <a:prstGeom prst="rect">
                      <a:avLst/>
                    </a:prstGeom>
                  </pic:spPr>
                </pic:pic>
              </a:graphicData>
            </a:graphic>
            <wp14:sizeRelH relativeFrom="margin">
              <wp14:pctWidth>0</wp14:pctWidth>
            </wp14:sizeRelH>
            <wp14:sizeRelV relativeFrom="margin">
              <wp14:pctHeight>0</wp14:pctHeight>
            </wp14:sizeRelV>
          </wp:anchor>
        </w:drawing>
      </w:r>
      <w:r w:rsidRPr="001C6A18">
        <w:rPr>
          <w:noProof/>
        </w:rPr>
        <w:drawing>
          <wp:anchor distT="0" distB="0" distL="114300" distR="114300" simplePos="0" relativeHeight="251660288" behindDoc="0" locked="0" layoutInCell="1" allowOverlap="1" wp14:anchorId="47E4A25B" wp14:editId="71B95AF7">
            <wp:simplePos x="0" y="0"/>
            <wp:positionH relativeFrom="column">
              <wp:posOffset>2839720</wp:posOffset>
            </wp:positionH>
            <wp:positionV relativeFrom="paragraph">
              <wp:posOffset>216535</wp:posOffset>
            </wp:positionV>
            <wp:extent cx="3422650" cy="2923540"/>
            <wp:effectExtent l="0" t="0" r="6350" b="0"/>
            <wp:wrapTopAndBottom/>
            <wp:docPr id="4564807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0737" name="Imagen 1" descr="Interfaz de usuario gráfica, Aplicación&#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422650" cy="2923540"/>
                    </a:xfrm>
                    <a:prstGeom prst="rect">
                      <a:avLst/>
                    </a:prstGeom>
                  </pic:spPr>
                </pic:pic>
              </a:graphicData>
            </a:graphic>
            <wp14:sizeRelH relativeFrom="margin">
              <wp14:pctWidth>0</wp14:pctWidth>
            </wp14:sizeRelH>
            <wp14:sizeRelV relativeFrom="margin">
              <wp14:pctHeight>0</wp14:pctHeight>
            </wp14:sizeRelV>
          </wp:anchor>
        </w:drawing>
      </w:r>
      <w:r w:rsidR="00757E70">
        <w:t xml:space="preserve">Nuevo </w:t>
      </w:r>
      <w:r w:rsidR="00757E70" w:rsidRPr="00F33596">
        <w:t>conjunto de recopiladores de datos</w:t>
      </w:r>
      <w:r w:rsidR="00757E70">
        <w:t xml:space="preserve"> definido por el usuario </w:t>
      </w:r>
    </w:p>
    <w:p w14:paraId="463EF3EE" w14:textId="5DE0FED8" w:rsidR="00F36B6A" w:rsidRDefault="00D23C6A" w:rsidP="00F36B6A">
      <w:pPr>
        <w:ind w:left="708" w:firstLine="0"/>
      </w:pPr>
      <w:r w:rsidRPr="00D23C6A">
        <w:t>Si servicio web no sale te vas a administrador del servidor &gt;Agregar roles y características &gt; roles del servidor marcas Servidor Web (IIS) y lo instalas</w:t>
      </w:r>
      <w:r w:rsidR="00F36B6A">
        <w:t>.</w:t>
      </w:r>
    </w:p>
    <w:p w14:paraId="047C0BB4" w14:textId="64C41BD3" w:rsidR="00F36B6A" w:rsidRDefault="00782A26" w:rsidP="00F36B6A">
      <w:r w:rsidRPr="00782A26">
        <w:rPr>
          <w:noProof/>
        </w:rPr>
        <w:drawing>
          <wp:anchor distT="0" distB="0" distL="114300" distR="114300" simplePos="0" relativeHeight="251661312" behindDoc="0" locked="0" layoutInCell="1" allowOverlap="1" wp14:anchorId="436ACC19" wp14:editId="63558DD1">
            <wp:simplePos x="0" y="0"/>
            <wp:positionH relativeFrom="margin">
              <wp:posOffset>1347470</wp:posOffset>
            </wp:positionH>
            <wp:positionV relativeFrom="paragraph">
              <wp:posOffset>209344</wp:posOffset>
            </wp:positionV>
            <wp:extent cx="2695575" cy="3074035"/>
            <wp:effectExtent l="0" t="0" r="9525" b="0"/>
            <wp:wrapTopAndBottom/>
            <wp:docPr id="18500152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15246" name="Imagen 1" descr="Interfaz de usuario gráfica, Aplicac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695575" cy="3074035"/>
                    </a:xfrm>
                    <a:prstGeom prst="rect">
                      <a:avLst/>
                    </a:prstGeom>
                  </pic:spPr>
                </pic:pic>
              </a:graphicData>
            </a:graphic>
            <wp14:sizeRelH relativeFrom="margin">
              <wp14:pctWidth>0</wp14:pctWidth>
            </wp14:sizeRelH>
            <wp14:sizeRelV relativeFrom="margin">
              <wp14:pctHeight>0</wp14:pctHeight>
            </wp14:sizeRelV>
          </wp:anchor>
        </w:drawing>
      </w:r>
      <w:r w:rsidRPr="00782A26">
        <w:t xml:space="preserve"> </w:t>
      </w:r>
      <w:r w:rsidR="00F36B6A">
        <w:t>Una vez guardado entramos en propiedades:</w:t>
      </w:r>
    </w:p>
    <w:p w14:paraId="56F06ED5" w14:textId="2C48FBBD" w:rsidR="00F36B6A" w:rsidRDefault="00E66969" w:rsidP="00F36B6A">
      <w:r>
        <w:lastRenderedPageBreak/>
        <w:t>Informes</w:t>
      </w:r>
      <w:r w:rsidR="00CA02AB">
        <w:t xml:space="preserve"> </w:t>
      </w:r>
      <w:r w:rsidR="00994B20">
        <w:t xml:space="preserve"> </w:t>
      </w:r>
      <w:r w:rsidR="00994B20" w:rsidRPr="00851F87">
        <w:t>→</w:t>
      </w:r>
      <w:r w:rsidR="00994B20">
        <w:t xml:space="preserve"> </w:t>
      </w:r>
      <w:r w:rsidR="00CA02AB">
        <w:t xml:space="preserve">Definidos por el usuario </w:t>
      </w:r>
      <w:r w:rsidR="00CA02AB" w:rsidRPr="00851F87">
        <w:t>→</w:t>
      </w:r>
      <w:r w:rsidR="00CA02AB">
        <w:t xml:space="preserve"> Se muestra el informe</w:t>
      </w:r>
    </w:p>
    <w:p w14:paraId="7C49FF10" w14:textId="77777777" w:rsidR="00DD5587" w:rsidRDefault="00DD5587" w:rsidP="00F36B6A"/>
    <w:p w14:paraId="5C630AD4" w14:textId="77777777" w:rsidR="00DD5587" w:rsidRDefault="00DD5587" w:rsidP="00F36B6A">
      <w:r w:rsidRPr="00DD5587">
        <w:t>Basándonos en la imagen del informe generado:</w:t>
      </w:r>
    </w:p>
    <w:p w14:paraId="022F24B0" w14:textId="77777777" w:rsidR="00DD5587" w:rsidRDefault="00DD5587" w:rsidP="00DD5587">
      <w:pPr>
        <w:pStyle w:val="Prrafodelista"/>
        <w:numPr>
          <w:ilvl w:val="0"/>
          <w:numId w:val="39"/>
        </w:numPr>
      </w:pPr>
      <w:r w:rsidRPr="003B16D6">
        <w:rPr>
          <w:b/>
          <w:bCs/>
        </w:rPr>
        <w:t>Cumplimiento de objetivos:</w:t>
      </w:r>
      <w:r w:rsidRPr="00DD5587">
        <w:t xml:space="preserve"> El informe confirma que la recolección de datos duró 4:59 minutos, cumpliendo con exactitud el periodo de 5 minutos solicitado en la práctica.</w:t>
      </w:r>
    </w:p>
    <w:p w14:paraId="3316F7F4" w14:textId="77777777" w:rsidR="00DD5587" w:rsidRDefault="00DD5587" w:rsidP="00DD5587">
      <w:pPr>
        <w:pStyle w:val="Prrafodelista"/>
        <w:numPr>
          <w:ilvl w:val="0"/>
          <w:numId w:val="39"/>
        </w:numPr>
      </w:pPr>
      <w:r w:rsidRPr="003B16D6">
        <w:rPr>
          <w:b/>
          <w:bCs/>
        </w:rPr>
        <w:t>Objetos Monitorizados:</w:t>
      </w:r>
      <w:r w:rsidRPr="00DD5587">
        <w:t xml:space="preserve"> En la leyenda inferior se verifica que se han capturado exitosamente los contadores del objeto "Servicio web", además de los de Procesador y Proceso solicitados.</w:t>
      </w:r>
    </w:p>
    <w:p w14:paraId="4298AA69" w14:textId="77777777" w:rsidR="00DD5587" w:rsidRPr="003B16D6" w:rsidRDefault="00DD5587" w:rsidP="00DD5587">
      <w:pPr>
        <w:pStyle w:val="Prrafodelista"/>
        <w:numPr>
          <w:ilvl w:val="0"/>
          <w:numId w:val="39"/>
        </w:numPr>
        <w:rPr>
          <w:b/>
          <w:bCs/>
        </w:rPr>
      </w:pPr>
      <w:r w:rsidRPr="003B16D6">
        <w:rPr>
          <w:b/>
          <w:bCs/>
        </w:rPr>
        <w:t>Interpretación de la actividad:</w:t>
      </w:r>
    </w:p>
    <w:p w14:paraId="15F2DB05" w14:textId="77777777" w:rsidR="003B16D6" w:rsidRDefault="00DD5587" w:rsidP="00DD5587">
      <w:pPr>
        <w:pStyle w:val="Prrafodelista"/>
        <w:numPr>
          <w:ilvl w:val="1"/>
          <w:numId w:val="39"/>
        </w:numPr>
      </w:pPr>
      <w:r w:rsidRPr="003B16D6">
        <w:rPr>
          <w:b/>
          <w:bCs/>
        </w:rPr>
        <w:t xml:space="preserve">Estado general: </w:t>
      </w:r>
      <w:r w:rsidRPr="00DD5587">
        <w:t>La mayoría de las líneas se mantienen planas y constantes durante casi toda la prueba. Esto indica que el servidor web apenas tuvo carga de trabajo continua.</w:t>
      </w:r>
    </w:p>
    <w:p w14:paraId="32452345" w14:textId="6B6B7EF8" w:rsidR="00DD5587" w:rsidRDefault="00DD5587" w:rsidP="00DD5587">
      <w:pPr>
        <w:pStyle w:val="Prrafodelista"/>
        <w:numPr>
          <w:ilvl w:val="1"/>
          <w:numId w:val="39"/>
        </w:numPr>
      </w:pPr>
      <w:r w:rsidRPr="003B16D6">
        <w:rPr>
          <w:b/>
          <w:bCs/>
        </w:rPr>
        <w:t>Pico de actividad:</w:t>
      </w:r>
      <w:r w:rsidRPr="00DD5587">
        <w:t xml:space="preserve"> Se observa claramente un evento puntual (un "pico") aproximadamente a la mitad de la ejecución (líneas rosa, verde y azul oscuro subiendo repentinamente). Esto sugiere que hubo una ráfaga breve de solicitudes al servidor (por ejemplo, alguien accediendo a la web o transfiriendo archivos) y luego el sistema volvió al estado de reposo.</w:t>
      </w:r>
    </w:p>
    <w:p w14:paraId="1A6AB349" w14:textId="77777777" w:rsidR="00D52236" w:rsidRDefault="00D52236" w:rsidP="00D52236">
      <w:pPr>
        <w:ind w:firstLine="0"/>
      </w:pPr>
    </w:p>
    <w:p w14:paraId="58513851" w14:textId="51471E1E" w:rsidR="00D52236" w:rsidRDefault="00D52236" w:rsidP="00D52236">
      <w:pPr>
        <w:pStyle w:val="Ttulo3"/>
        <w:numPr>
          <w:ilvl w:val="0"/>
          <w:numId w:val="28"/>
        </w:numPr>
      </w:pPr>
      <w:r w:rsidRPr="00D52236">
        <w:t>Enumere y muestre las características más importantes de otras herramientas de monitorización para Windows (al menos 3).</w:t>
      </w:r>
    </w:p>
    <w:p w14:paraId="00B347CD" w14:textId="77777777" w:rsidR="00B10BED" w:rsidRDefault="00B10BED" w:rsidP="00D52236">
      <w:r w:rsidRPr="00B10BED">
        <w:t>Herramientas de monitorización para Windows</w:t>
      </w:r>
      <w:r>
        <w:t>:</w:t>
      </w:r>
    </w:p>
    <w:p w14:paraId="6CF84CC1" w14:textId="77777777" w:rsidR="007C7EFD" w:rsidRDefault="00B10BED" w:rsidP="00B10BED">
      <w:pPr>
        <w:pStyle w:val="Prrafodelista"/>
        <w:numPr>
          <w:ilvl w:val="0"/>
          <w:numId w:val="40"/>
        </w:numPr>
      </w:pPr>
      <w:r w:rsidRPr="007C7EFD">
        <w:rPr>
          <w:b/>
          <w:bCs/>
        </w:rPr>
        <w:t xml:space="preserve">Administrador de tareas (Task Manager): </w:t>
      </w:r>
      <w:r w:rsidRPr="00B10BED">
        <w:t>El Administrador de tareas es una herramienta integrada en Windows que permite supervisar procesos, rendimiento y aplicaciones.</w:t>
      </w:r>
    </w:p>
    <w:p w14:paraId="40B61068" w14:textId="77777777" w:rsidR="007C7EFD" w:rsidRDefault="00B10BED" w:rsidP="007C7EFD">
      <w:pPr>
        <w:pStyle w:val="Prrafodelista"/>
        <w:numPr>
          <w:ilvl w:val="0"/>
          <w:numId w:val="41"/>
        </w:numPr>
      </w:pPr>
      <w:r w:rsidRPr="00B10BED">
        <w:t>Muestra el uso de CPU, memoria, disco, red y GPU en tiempo real.</w:t>
      </w:r>
    </w:p>
    <w:p w14:paraId="06958173" w14:textId="77777777" w:rsidR="007C7EFD" w:rsidRDefault="00B10BED" w:rsidP="007C7EFD">
      <w:pPr>
        <w:pStyle w:val="Prrafodelista"/>
        <w:numPr>
          <w:ilvl w:val="0"/>
          <w:numId w:val="41"/>
        </w:numPr>
      </w:pPr>
      <w:r w:rsidRPr="00B10BED">
        <w:t>Permite finalizar procesos y aplicaciones que no responden.</w:t>
      </w:r>
    </w:p>
    <w:p w14:paraId="0F6047B6" w14:textId="77777777" w:rsidR="007C7EFD" w:rsidRDefault="00B10BED" w:rsidP="007C7EFD">
      <w:pPr>
        <w:pStyle w:val="Prrafodelista"/>
        <w:numPr>
          <w:ilvl w:val="0"/>
          <w:numId w:val="41"/>
        </w:numPr>
      </w:pPr>
      <w:r w:rsidRPr="00B10BED">
        <w:t>Muestra programas que se ejecutan al inicio del sistema.</w:t>
      </w:r>
    </w:p>
    <w:p w14:paraId="2D7DA5FA" w14:textId="77777777" w:rsidR="007C7EFD" w:rsidRDefault="00B10BED" w:rsidP="007C7EFD">
      <w:pPr>
        <w:pStyle w:val="Prrafodelista"/>
        <w:numPr>
          <w:ilvl w:val="0"/>
          <w:numId w:val="41"/>
        </w:numPr>
      </w:pPr>
      <w:r w:rsidRPr="00B10BED">
        <w:t>Ofrece información detallada de los procesos, consumo de recursos y servicios activos.</w:t>
      </w:r>
    </w:p>
    <w:p w14:paraId="08583A52" w14:textId="77777777" w:rsidR="007C7EFD" w:rsidRDefault="00B10BED" w:rsidP="007C7EFD">
      <w:pPr>
        <w:pStyle w:val="Prrafodelista"/>
        <w:numPr>
          <w:ilvl w:val="0"/>
          <w:numId w:val="41"/>
        </w:numPr>
      </w:pPr>
      <w:r w:rsidRPr="00B10BED">
        <w:t>Incluye estadísticas de rendimiento por núcleo de CPU y uso de GPU.</w:t>
      </w:r>
    </w:p>
    <w:p w14:paraId="742430B2" w14:textId="77777777" w:rsidR="007C7EFD" w:rsidRDefault="00B10BED" w:rsidP="007C7EFD">
      <w:pPr>
        <w:pStyle w:val="Prrafodelista"/>
        <w:numPr>
          <w:ilvl w:val="0"/>
          <w:numId w:val="40"/>
        </w:numPr>
      </w:pPr>
      <w:r w:rsidRPr="007C7EFD">
        <w:rPr>
          <w:b/>
          <w:bCs/>
        </w:rPr>
        <w:t>Resource Monitor (Monitor de recursos):</w:t>
      </w:r>
      <w:r w:rsidRPr="00B10BED">
        <w:t xml:space="preserve"> El Monitor de recursos proporciona información más detallada que el Administrador de tareas sobre el uso de hardware y recursos del sistema. Características principales: </w:t>
      </w:r>
    </w:p>
    <w:p w14:paraId="03D210A5" w14:textId="77777777" w:rsidR="00E6215C" w:rsidRDefault="00B10BED" w:rsidP="007C7EFD">
      <w:pPr>
        <w:pStyle w:val="Prrafodelista"/>
        <w:numPr>
          <w:ilvl w:val="0"/>
          <w:numId w:val="42"/>
        </w:numPr>
      </w:pPr>
      <w:r w:rsidRPr="00B10BED">
        <w:t>Muestra estadísticas detalladas de CPU, disco, memoria y red.</w:t>
      </w:r>
    </w:p>
    <w:p w14:paraId="2C3846F9" w14:textId="77777777" w:rsidR="00E6215C" w:rsidRDefault="00B10BED" w:rsidP="007C7EFD">
      <w:pPr>
        <w:pStyle w:val="Prrafodelista"/>
        <w:numPr>
          <w:ilvl w:val="0"/>
          <w:numId w:val="42"/>
        </w:numPr>
      </w:pPr>
      <w:r w:rsidRPr="00B10BED">
        <w:t>Permite ver qué procesos están realizando lectura/escritura en disco.</w:t>
      </w:r>
    </w:p>
    <w:p w14:paraId="587E967F" w14:textId="77777777" w:rsidR="00E6215C" w:rsidRDefault="00B10BED" w:rsidP="007C7EFD">
      <w:pPr>
        <w:pStyle w:val="Prrafodelista"/>
        <w:numPr>
          <w:ilvl w:val="0"/>
          <w:numId w:val="42"/>
        </w:numPr>
      </w:pPr>
      <w:r w:rsidRPr="00B10BED">
        <w:t>Identifica procesos que consumen más ancho de banda.</w:t>
      </w:r>
    </w:p>
    <w:p w14:paraId="38B5FF7B" w14:textId="77777777" w:rsidR="00E6215C" w:rsidRDefault="00B10BED" w:rsidP="007C7EFD">
      <w:pPr>
        <w:pStyle w:val="Prrafodelista"/>
        <w:numPr>
          <w:ilvl w:val="0"/>
          <w:numId w:val="42"/>
        </w:numPr>
      </w:pPr>
      <w:r w:rsidRPr="00B10BED">
        <w:t>Permite analizar bloqueos de archivos y procesos que los están utilizando.</w:t>
      </w:r>
    </w:p>
    <w:p w14:paraId="0DE8BDB6" w14:textId="77777777" w:rsidR="00E6215C" w:rsidRDefault="00B10BED" w:rsidP="007C7EFD">
      <w:pPr>
        <w:pStyle w:val="Prrafodelista"/>
        <w:numPr>
          <w:ilvl w:val="0"/>
          <w:numId w:val="42"/>
        </w:numPr>
      </w:pPr>
      <w:r w:rsidRPr="00B10BED">
        <w:t>Ofrece gráficos en tiempo real de actividad del sistema.</w:t>
      </w:r>
    </w:p>
    <w:p w14:paraId="6B9F1825" w14:textId="77777777" w:rsidR="00090D56" w:rsidRDefault="00090D56" w:rsidP="00090D56"/>
    <w:p w14:paraId="1F65631A" w14:textId="77777777" w:rsidR="00090D56" w:rsidRDefault="00090D56" w:rsidP="00090D56"/>
    <w:p w14:paraId="2FDCA5BD" w14:textId="7D22A953" w:rsidR="00E6215C" w:rsidRDefault="00B10BED" w:rsidP="00E6215C">
      <w:pPr>
        <w:pStyle w:val="Prrafodelista"/>
        <w:numPr>
          <w:ilvl w:val="0"/>
          <w:numId w:val="40"/>
        </w:numPr>
      </w:pPr>
      <w:r w:rsidRPr="00573AD0">
        <w:rPr>
          <w:b/>
          <w:bCs/>
        </w:rPr>
        <w:lastRenderedPageBreak/>
        <w:t>Process Explorer (de Sysinternals):</w:t>
      </w:r>
      <w:r w:rsidRPr="00B10BED">
        <w:t xml:space="preserve"> Process Explorer es una herramienta avanzada gratuita de Microsoft, ideal para diagnóstico profundo del sistema. </w:t>
      </w:r>
    </w:p>
    <w:p w14:paraId="61254F71" w14:textId="77777777" w:rsidR="00E6215C" w:rsidRDefault="00B10BED" w:rsidP="00E6215C">
      <w:pPr>
        <w:pStyle w:val="Prrafodelista"/>
        <w:numPr>
          <w:ilvl w:val="0"/>
          <w:numId w:val="43"/>
        </w:numPr>
      </w:pPr>
      <w:r w:rsidRPr="00B10BED">
        <w:t>Muestra todos los procesos activos y sus dependencias en forma jerárquica.</w:t>
      </w:r>
    </w:p>
    <w:p w14:paraId="1B07B542" w14:textId="22F9B86F" w:rsidR="00D52236" w:rsidRDefault="00B10BED" w:rsidP="00E6215C">
      <w:pPr>
        <w:pStyle w:val="Prrafodelista"/>
        <w:numPr>
          <w:ilvl w:val="0"/>
          <w:numId w:val="43"/>
        </w:numPr>
      </w:pPr>
      <w:r w:rsidRPr="00B10BED">
        <w:t>Permite ver qué archivos y DLL está usando cada proceso.</w:t>
      </w:r>
    </w:p>
    <w:p w14:paraId="68AEAC77" w14:textId="77777777" w:rsidR="00573AD0" w:rsidRDefault="00573AD0" w:rsidP="00E6215C">
      <w:pPr>
        <w:pStyle w:val="Prrafodelista"/>
        <w:numPr>
          <w:ilvl w:val="0"/>
          <w:numId w:val="43"/>
        </w:numPr>
      </w:pPr>
      <w:r w:rsidRPr="00573AD0">
        <w:t>Facilita detectar malware o procesos sospechosos mediante análisis detallado.</w:t>
      </w:r>
    </w:p>
    <w:p w14:paraId="383828D4" w14:textId="77777777" w:rsidR="00573AD0" w:rsidRDefault="00573AD0" w:rsidP="00E6215C">
      <w:pPr>
        <w:pStyle w:val="Prrafodelista"/>
        <w:numPr>
          <w:ilvl w:val="0"/>
          <w:numId w:val="43"/>
        </w:numPr>
      </w:pPr>
      <w:r w:rsidRPr="00573AD0">
        <w:t>Incluye gráficos de uso de CPU, GPU y memoria por proceso.</w:t>
      </w:r>
    </w:p>
    <w:p w14:paraId="28FA715C" w14:textId="77777777" w:rsidR="00573AD0" w:rsidRDefault="00573AD0" w:rsidP="00E6215C">
      <w:pPr>
        <w:pStyle w:val="Prrafodelista"/>
        <w:numPr>
          <w:ilvl w:val="0"/>
          <w:numId w:val="43"/>
        </w:numPr>
      </w:pPr>
      <w:r w:rsidRPr="00573AD0">
        <w:t>Permite suspender, finalizar o analizar procesos más allá de lo que permite el Administrador de tareas.</w:t>
      </w:r>
    </w:p>
    <w:p w14:paraId="4ABD3921" w14:textId="77777777" w:rsidR="00573AD0" w:rsidRDefault="00573AD0" w:rsidP="00573AD0">
      <w:pPr>
        <w:pStyle w:val="Prrafodelista"/>
        <w:numPr>
          <w:ilvl w:val="0"/>
          <w:numId w:val="40"/>
        </w:numPr>
      </w:pPr>
      <w:r w:rsidRPr="00573AD0">
        <w:rPr>
          <w:b/>
          <w:bCs/>
        </w:rPr>
        <w:t>Process Monitor (opcional para ampliar):</w:t>
      </w:r>
      <w:r w:rsidRPr="00573AD0">
        <w:t xml:space="preserve"> Process Monitor (también de Sysinternals) combina funciones de FileMon y RegMon para analizar la actividad del sistema.</w:t>
      </w:r>
    </w:p>
    <w:p w14:paraId="4BF38D19" w14:textId="77777777" w:rsidR="00FA4B70" w:rsidRDefault="00573AD0" w:rsidP="00573AD0">
      <w:pPr>
        <w:pStyle w:val="Prrafodelista"/>
        <w:numPr>
          <w:ilvl w:val="0"/>
          <w:numId w:val="44"/>
        </w:numPr>
      </w:pPr>
      <w:r w:rsidRPr="00573AD0">
        <w:t>Supervisa en tiempo real el acceso al sistema de archivos, al registro y a procesos.</w:t>
      </w:r>
    </w:p>
    <w:p w14:paraId="38103A6F" w14:textId="77777777" w:rsidR="00FA4B70" w:rsidRDefault="00573AD0" w:rsidP="00573AD0">
      <w:pPr>
        <w:pStyle w:val="Prrafodelista"/>
        <w:numPr>
          <w:ilvl w:val="0"/>
          <w:numId w:val="44"/>
        </w:numPr>
      </w:pPr>
      <w:r w:rsidRPr="00573AD0">
        <w:t>Permite filtrar eventos para analizar comportamientos sospechosos o errores.</w:t>
      </w:r>
    </w:p>
    <w:p w14:paraId="6337A634" w14:textId="77777777" w:rsidR="00FA4B70" w:rsidRDefault="00573AD0" w:rsidP="00573AD0">
      <w:pPr>
        <w:pStyle w:val="Prrafodelista"/>
        <w:numPr>
          <w:ilvl w:val="0"/>
          <w:numId w:val="44"/>
        </w:numPr>
      </w:pPr>
      <w:r w:rsidRPr="00573AD0">
        <w:t>Muestra operaciones exactas que realiza cada aplicación.</w:t>
      </w:r>
    </w:p>
    <w:p w14:paraId="27F54C2E" w14:textId="40B4629B" w:rsidR="00573AD0" w:rsidRDefault="00573AD0" w:rsidP="00573AD0">
      <w:pPr>
        <w:pStyle w:val="Prrafodelista"/>
        <w:numPr>
          <w:ilvl w:val="0"/>
          <w:numId w:val="44"/>
        </w:numPr>
      </w:pPr>
      <w:r w:rsidRPr="00573AD0">
        <w:t>Muy útil para depuración avanzada y análisis forense de actividades del sistema.</w:t>
      </w:r>
    </w:p>
    <w:p w14:paraId="472B035E" w14:textId="77777777" w:rsidR="00090D56" w:rsidRDefault="00090D56" w:rsidP="00090D56"/>
    <w:p w14:paraId="62B9F88C" w14:textId="10F5A1D9" w:rsidR="00090D56" w:rsidRDefault="00090D56" w:rsidP="00090D56">
      <w:pPr>
        <w:pStyle w:val="Ttulo2"/>
      </w:pPr>
      <w:r w:rsidRPr="00794B8C">
        <w:t xml:space="preserve">Práctica </w:t>
      </w:r>
      <w:r>
        <w:t>5</w:t>
      </w:r>
    </w:p>
    <w:p w14:paraId="023B1323" w14:textId="34BC306A" w:rsidR="00F078A8" w:rsidRPr="00F078A8" w:rsidRDefault="00F0115C" w:rsidP="00F0115C">
      <w:pPr>
        <w:pStyle w:val="Ttulo3"/>
        <w:numPr>
          <w:ilvl w:val="0"/>
          <w:numId w:val="45"/>
        </w:numPr>
      </w:pPr>
      <w:r w:rsidRPr="00F0115C">
        <w:t>Describa las características principales de Phoronix Suite y describa los parámetros, carga que usan de prueba y tipo de test de al menos 3 benchmarks que contempla la suite.</w:t>
      </w:r>
    </w:p>
    <w:p w14:paraId="4519D131" w14:textId="20EC4951" w:rsidR="00F078A8" w:rsidRDefault="00F078A8" w:rsidP="001D231D">
      <w:r>
        <w:t>PTS necesita PHP CLI y herramientas de compilación básicas:</w:t>
      </w:r>
    </w:p>
    <w:p w14:paraId="0A7B1ABF" w14:textId="77777777" w:rsidR="00F078A8" w:rsidRPr="00F078A8" w:rsidRDefault="00F078A8" w:rsidP="00C932A9">
      <w:pPr>
        <w:ind w:left="708"/>
        <w:rPr>
          <w:lang w:val="en-GB"/>
        </w:rPr>
      </w:pPr>
      <w:r w:rsidRPr="00F078A8">
        <w:rPr>
          <w:lang w:val="en-GB"/>
        </w:rPr>
        <w:t>sudo apt update</w:t>
      </w:r>
    </w:p>
    <w:p w14:paraId="2FBDD1FA" w14:textId="77777777" w:rsidR="00F078A8" w:rsidRPr="00F078A8" w:rsidRDefault="00F078A8" w:rsidP="00C932A9">
      <w:pPr>
        <w:ind w:left="1416" w:firstLine="0"/>
        <w:rPr>
          <w:lang w:val="en-GB"/>
        </w:rPr>
      </w:pPr>
      <w:r w:rsidRPr="00F078A8">
        <w:rPr>
          <w:lang w:val="en-GB"/>
        </w:rPr>
        <w:t>sudo apt install php-cli php-xml php-json php-gd php-mbstring build-essential</w:t>
      </w:r>
    </w:p>
    <w:p w14:paraId="0030AA43" w14:textId="7EB1DE6E" w:rsidR="00F078A8" w:rsidRPr="00F078A8" w:rsidRDefault="00F078A8" w:rsidP="001D231D">
      <w:pPr>
        <w:rPr>
          <w:lang w:val="en-GB"/>
        </w:rPr>
      </w:pPr>
      <w:r w:rsidRPr="00F078A8">
        <w:rPr>
          <w:lang w:val="en-GB"/>
        </w:rPr>
        <w:t>Instalar</w:t>
      </w:r>
    </w:p>
    <w:p w14:paraId="3E8A2BB3" w14:textId="673938A7" w:rsidR="00F078A8" w:rsidRPr="00F078A8" w:rsidRDefault="00F078A8" w:rsidP="001D231D">
      <w:pPr>
        <w:ind w:left="708"/>
        <w:rPr>
          <w:lang w:val="en-GB"/>
        </w:rPr>
      </w:pPr>
      <w:r w:rsidRPr="00F078A8">
        <w:rPr>
          <w:lang w:val="en-GB"/>
        </w:rPr>
        <w:t>sudo apt install phoronix-test-suite</w:t>
      </w:r>
    </w:p>
    <w:p w14:paraId="55BB4C9D" w14:textId="60AEB662" w:rsidR="00F078A8" w:rsidRDefault="00F078A8" w:rsidP="00F078A8">
      <w:r>
        <w:t>Verificar instalación y versión:</w:t>
      </w:r>
    </w:p>
    <w:p w14:paraId="0D771408" w14:textId="77777777" w:rsidR="00F078A8" w:rsidRDefault="00F078A8" w:rsidP="001D231D">
      <w:pPr>
        <w:ind w:left="708"/>
      </w:pPr>
      <w:r>
        <w:t>phoronix-test-suite version</w:t>
      </w:r>
    </w:p>
    <w:p w14:paraId="671048F6" w14:textId="193C7575" w:rsidR="00F078A8" w:rsidRPr="00F078A8" w:rsidRDefault="00F078A8" w:rsidP="00F078A8">
      <w:pPr>
        <w:rPr>
          <w:lang w:val="en-GB"/>
        </w:rPr>
      </w:pPr>
      <w:r w:rsidRPr="00F078A8">
        <w:rPr>
          <w:lang w:val="en-GB"/>
        </w:rPr>
        <w:t>Listar pruebas disponibles:</w:t>
      </w:r>
    </w:p>
    <w:p w14:paraId="76CBFAA0" w14:textId="77777777" w:rsidR="00F078A8" w:rsidRPr="00F078A8" w:rsidRDefault="00F078A8" w:rsidP="001D231D">
      <w:pPr>
        <w:ind w:left="708"/>
        <w:rPr>
          <w:lang w:val="en-GB"/>
        </w:rPr>
      </w:pPr>
      <w:r w:rsidRPr="00F078A8">
        <w:rPr>
          <w:lang w:val="en-GB"/>
        </w:rPr>
        <w:t>phoronix-test-suite list-tests</w:t>
      </w:r>
    </w:p>
    <w:p w14:paraId="59E75278" w14:textId="47AFFFC9" w:rsidR="00F078A8" w:rsidRPr="00F078A8" w:rsidRDefault="00F078A8" w:rsidP="00F078A8">
      <w:pPr>
        <w:rPr>
          <w:lang w:val="en-GB"/>
        </w:rPr>
      </w:pPr>
      <w:r w:rsidRPr="00F078A8">
        <w:rPr>
          <w:lang w:val="en-GB"/>
        </w:rPr>
        <w:t>Lanzar</w:t>
      </w:r>
    </w:p>
    <w:p w14:paraId="01382A43" w14:textId="1A53A9DA" w:rsidR="00090D56" w:rsidRDefault="00F078A8" w:rsidP="001D231D">
      <w:pPr>
        <w:ind w:left="708"/>
        <w:rPr>
          <w:lang w:val="en-GB"/>
        </w:rPr>
      </w:pPr>
      <w:r w:rsidRPr="00F078A8">
        <w:rPr>
          <w:lang w:val="en-GB"/>
        </w:rPr>
        <w:t>phoronix-test-suite benchmark XXX</w:t>
      </w:r>
    </w:p>
    <w:p w14:paraId="1FE3993F" w14:textId="77777777" w:rsidR="00CD7155" w:rsidRDefault="00CD7155" w:rsidP="00CD7155">
      <w:pPr>
        <w:rPr>
          <w:lang w:val="en-GB"/>
        </w:rPr>
      </w:pPr>
    </w:p>
    <w:p w14:paraId="3EEE423A" w14:textId="77777777" w:rsidR="00CD7155" w:rsidRPr="00CD7155" w:rsidRDefault="00CD7155" w:rsidP="00CD7155">
      <w:pPr>
        <w:pStyle w:val="Prrafodelista"/>
        <w:numPr>
          <w:ilvl w:val="0"/>
          <w:numId w:val="47"/>
        </w:numPr>
        <w:rPr>
          <w:b/>
          <w:bCs/>
          <w:lang w:val="en-GB"/>
        </w:rPr>
      </w:pPr>
      <w:r w:rsidRPr="00CD7155">
        <w:rPr>
          <w:b/>
          <w:bCs/>
        </w:rPr>
        <w:t>¿Software abierto o cerrado?</w:t>
      </w:r>
    </w:p>
    <w:p w14:paraId="1500FFC4" w14:textId="77777777" w:rsidR="00CD7155" w:rsidRDefault="00CD7155" w:rsidP="00CD7155">
      <w:pPr>
        <w:pStyle w:val="Prrafodelista"/>
        <w:ind w:firstLine="0"/>
      </w:pPr>
      <w:r w:rsidRPr="00CD7155">
        <w:rPr>
          <w:lang w:val="en-GB"/>
        </w:rPr>
        <w:t xml:space="preserve">Es Software Abierto (Open Source). </w:t>
      </w:r>
      <w:r w:rsidRPr="00CD7155">
        <w:t>Se distribuye bajo la licencia GNU GPLv3.</w:t>
      </w:r>
    </w:p>
    <w:p w14:paraId="04FA51A4" w14:textId="77777777" w:rsidR="00CD7155" w:rsidRPr="00CD7155" w:rsidRDefault="00CD7155" w:rsidP="00CD7155">
      <w:pPr>
        <w:pStyle w:val="Prrafodelista"/>
        <w:numPr>
          <w:ilvl w:val="0"/>
          <w:numId w:val="47"/>
        </w:numPr>
        <w:rPr>
          <w:b/>
          <w:bCs/>
          <w:lang w:val="en-GB"/>
        </w:rPr>
      </w:pPr>
      <w:r w:rsidRPr="00CD7155">
        <w:rPr>
          <w:b/>
          <w:bCs/>
        </w:rPr>
        <w:t>¿Multiplataforma?</w:t>
      </w:r>
    </w:p>
    <w:p w14:paraId="1A8EE6F0" w14:textId="77777777" w:rsidR="00CD7155" w:rsidRDefault="00CD7155" w:rsidP="00CD7155">
      <w:pPr>
        <w:pStyle w:val="Prrafodelista"/>
        <w:ind w:firstLine="0"/>
      </w:pPr>
      <w:r w:rsidRPr="00CD7155">
        <w:lastRenderedPageBreak/>
        <w:t>Sí. Aunque es nativo y muy popular en Linux, también funciona en Windows, macOS, BSD, Solaris y otros sistemas operativos.</w:t>
      </w:r>
    </w:p>
    <w:p w14:paraId="2B223D40" w14:textId="77777777" w:rsidR="00CD7155" w:rsidRPr="00CD7155" w:rsidRDefault="00CD7155" w:rsidP="00CD7155">
      <w:pPr>
        <w:pStyle w:val="Prrafodelista"/>
        <w:numPr>
          <w:ilvl w:val="0"/>
          <w:numId w:val="47"/>
        </w:numPr>
        <w:rPr>
          <w:b/>
          <w:bCs/>
          <w:lang w:val="en-GB"/>
        </w:rPr>
      </w:pPr>
      <w:r w:rsidRPr="00CD7155">
        <w:rPr>
          <w:b/>
          <w:bCs/>
        </w:rPr>
        <w:t>¿Permite automatización de pruebas?</w:t>
      </w:r>
    </w:p>
    <w:p w14:paraId="1FC29D61" w14:textId="77777777" w:rsidR="00CD7155" w:rsidRDefault="00CD7155" w:rsidP="00CD7155">
      <w:pPr>
        <w:pStyle w:val="Prrafodelista"/>
        <w:ind w:firstLine="0"/>
      </w:pPr>
      <w:r w:rsidRPr="00CD7155">
        <w:t>Sí. Está diseñado específicamente para ello. Permite ejecutar pruebas de forma desatendida mediante línea de comandos, ideal para servidores y scripts.</w:t>
      </w:r>
    </w:p>
    <w:p w14:paraId="4BF3ACCD" w14:textId="77777777" w:rsidR="00CD7155" w:rsidRPr="00CD7155" w:rsidRDefault="00CD7155" w:rsidP="00CD7155">
      <w:pPr>
        <w:pStyle w:val="Prrafodelista"/>
        <w:numPr>
          <w:ilvl w:val="0"/>
          <w:numId w:val="47"/>
        </w:numPr>
        <w:rPr>
          <w:b/>
          <w:bCs/>
          <w:lang w:val="en-GB"/>
        </w:rPr>
      </w:pPr>
      <w:r w:rsidRPr="00CD7155">
        <w:rPr>
          <w:b/>
          <w:bCs/>
        </w:rPr>
        <w:t>¿Cuántas pruebas permite?</w:t>
      </w:r>
    </w:p>
    <w:p w14:paraId="74FC2908" w14:textId="77777777" w:rsidR="00CD7155" w:rsidRDefault="00CD7155" w:rsidP="00CD7155">
      <w:pPr>
        <w:pStyle w:val="Prrafodelista"/>
        <w:ind w:firstLine="0"/>
      </w:pPr>
      <w:r w:rsidRPr="00CD7155">
        <w:t>Permite ejecutar cientos de pruebas. A través de OpenBenchmarking.org, tiene acceso a más de 600 perfiles de prueba distintos y más de 200 suites de pruebas.</w:t>
      </w:r>
    </w:p>
    <w:p w14:paraId="0451B5E3" w14:textId="2AFA0AF1" w:rsidR="00CD7155" w:rsidRPr="0029484E" w:rsidRDefault="00CD7155" w:rsidP="00CD7155">
      <w:pPr>
        <w:pStyle w:val="Prrafodelista"/>
        <w:numPr>
          <w:ilvl w:val="0"/>
          <w:numId w:val="47"/>
        </w:numPr>
        <w:rPr>
          <w:b/>
          <w:bCs/>
          <w:lang w:val="en-GB"/>
        </w:rPr>
      </w:pPr>
      <w:r w:rsidRPr="00CD7155">
        <w:rPr>
          <w:b/>
          <w:bCs/>
        </w:rPr>
        <w:t>¿Resultados reproducibles?</w:t>
      </w:r>
    </w:p>
    <w:p w14:paraId="66C4171B" w14:textId="77777777" w:rsidR="0029484E" w:rsidRDefault="0029484E" w:rsidP="0029484E">
      <w:pPr>
        <w:pStyle w:val="Prrafodelista"/>
        <w:ind w:firstLine="0"/>
      </w:pPr>
      <w:r w:rsidRPr="0029484E">
        <w:t xml:space="preserve">Sí. La suite se asegura de instalar las dependencias exactas y ejecutar los test con los mismos parámetros siempre, garantizando que si repites el test, las condiciones sean idénticas para poder comparar los resultados de forma fiable. </w:t>
      </w:r>
    </w:p>
    <w:p w14:paraId="59DBEE84" w14:textId="77777777" w:rsidR="0029484E" w:rsidRPr="0029484E" w:rsidRDefault="0029484E" w:rsidP="0029484E">
      <w:pPr>
        <w:pStyle w:val="Prrafodelista"/>
        <w:numPr>
          <w:ilvl w:val="0"/>
          <w:numId w:val="47"/>
        </w:numPr>
        <w:rPr>
          <w:b/>
          <w:bCs/>
        </w:rPr>
      </w:pPr>
      <w:r w:rsidRPr="0029484E">
        <w:rPr>
          <w:b/>
          <w:bCs/>
        </w:rPr>
        <w:t>¿Cobertura de dispositivos amplia?</w:t>
      </w:r>
    </w:p>
    <w:p w14:paraId="578F5524" w14:textId="5C202FF0" w:rsidR="0029484E" w:rsidRDefault="0029484E" w:rsidP="0029484E">
      <w:pPr>
        <w:pStyle w:val="Prrafodelista"/>
        <w:ind w:firstLine="0"/>
      </w:pPr>
      <w:r w:rsidRPr="0029484E">
        <w:t>Sí. Puede analizar desde pequeños dispositivos embebidos (como una Raspberry Pi) hasta estaciones de trabajo, servidores empresariales y superordenadores.</w:t>
      </w:r>
    </w:p>
    <w:p w14:paraId="1FEF9FD6" w14:textId="77777777" w:rsidR="002602CF" w:rsidRDefault="002602CF" w:rsidP="002602CF">
      <w:pPr>
        <w:ind w:firstLine="0"/>
      </w:pPr>
    </w:p>
    <w:p w14:paraId="4016EDE0" w14:textId="5AD03F71" w:rsidR="002602CF" w:rsidRDefault="002602CF" w:rsidP="002602CF">
      <w:pPr>
        <w:ind w:firstLine="0"/>
      </w:pPr>
      <w:r w:rsidRPr="00F767A2">
        <w:rPr>
          <w:b/>
          <w:bCs/>
        </w:rPr>
        <w:t>Phoronix</w:t>
      </w:r>
      <w:r w:rsidR="00890D65" w:rsidRPr="00F767A2">
        <w:rPr>
          <w:b/>
          <w:bCs/>
        </w:rPr>
        <w:t xml:space="preserve"> </w:t>
      </w:r>
      <w:r w:rsidRPr="00F767A2">
        <w:rPr>
          <w:b/>
          <w:bCs/>
        </w:rPr>
        <w:t>Test Suite</w:t>
      </w:r>
      <w:r w:rsidR="00890D65" w:rsidRPr="00F767A2">
        <w:rPr>
          <w:b/>
          <w:bCs/>
        </w:rPr>
        <w:t>:</w:t>
      </w:r>
      <w:r w:rsidRPr="002602CF">
        <w:t xml:space="preserve"> Es una plataforma de código abierto (gplv3) diseñada para realizar pruebas de rendimiento (benchmarking) y validación de hardware y software. </w:t>
      </w:r>
      <w:r w:rsidR="00845E14">
        <w:t>S</w:t>
      </w:r>
      <w:r w:rsidRPr="002602CF">
        <w:t>us puntos clave son:</w:t>
      </w:r>
    </w:p>
    <w:p w14:paraId="5AF73760" w14:textId="77777777" w:rsidR="002602CF" w:rsidRDefault="002602CF" w:rsidP="002602CF">
      <w:pPr>
        <w:pStyle w:val="Prrafodelista"/>
        <w:numPr>
          <w:ilvl w:val="0"/>
          <w:numId w:val="48"/>
        </w:numPr>
      </w:pPr>
      <w:r w:rsidRPr="005C2EE0">
        <w:rPr>
          <w:b/>
          <w:bCs/>
        </w:rPr>
        <w:t>Automatización:</w:t>
      </w:r>
      <w:r w:rsidRPr="002602CF">
        <w:t xml:space="preserve"> gestiona todo el proceso: descarga el test, instala dependencias, ejecuta y captura los resultados sin intervención manual.</w:t>
      </w:r>
    </w:p>
    <w:p w14:paraId="669CDF02" w14:textId="77777777" w:rsidR="005C2EE0" w:rsidRDefault="002602CF" w:rsidP="002602CF">
      <w:pPr>
        <w:pStyle w:val="Prrafodelista"/>
        <w:numPr>
          <w:ilvl w:val="0"/>
          <w:numId w:val="48"/>
        </w:numPr>
      </w:pPr>
      <w:r w:rsidRPr="005C2EE0">
        <w:rPr>
          <w:b/>
          <w:bCs/>
        </w:rPr>
        <w:t xml:space="preserve">Multiplataforma: </w:t>
      </w:r>
      <w:r w:rsidRPr="002602CF">
        <w:t>funciona en linux, windows, macos, bsd y solaris.</w:t>
      </w:r>
    </w:p>
    <w:p w14:paraId="6532A5D9" w14:textId="77777777" w:rsidR="005C2EE0" w:rsidRDefault="002602CF" w:rsidP="002602CF">
      <w:pPr>
        <w:pStyle w:val="Prrafodelista"/>
        <w:numPr>
          <w:ilvl w:val="0"/>
          <w:numId w:val="48"/>
        </w:numPr>
      </w:pPr>
      <w:r w:rsidRPr="005C2EE0">
        <w:rPr>
          <w:b/>
          <w:bCs/>
        </w:rPr>
        <w:t>Reproducibilidad:</w:t>
      </w:r>
      <w:r w:rsidRPr="002602CF">
        <w:t xml:space="preserve"> asegura que las pruebas se ejecuten exactamente igual en cualquier máquina para que los datos sean comparables.</w:t>
      </w:r>
    </w:p>
    <w:p w14:paraId="197C147A" w14:textId="77777777" w:rsidR="005C2EE0" w:rsidRDefault="002602CF" w:rsidP="002602CF">
      <w:pPr>
        <w:pStyle w:val="Prrafodelista"/>
        <w:numPr>
          <w:ilvl w:val="0"/>
          <w:numId w:val="48"/>
        </w:numPr>
      </w:pPr>
      <w:r w:rsidRPr="00DD4F66">
        <w:rPr>
          <w:b/>
          <w:bCs/>
        </w:rPr>
        <w:t>Extensibilidad:</w:t>
      </w:r>
      <w:r w:rsidRPr="002602CF">
        <w:t xml:space="preserve"> usa perfiles xml, lo que permite añadir nuevas pruebas fácilmente.</w:t>
      </w:r>
    </w:p>
    <w:p w14:paraId="255A76FC" w14:textId="6032D757" w:rsidR="002602CF" w:rsidRDefault="002602CF" w:rsidP="002602CF">
      <w:pPr>
        <w:pStyle w:val="Prrafodelista"/>
        <w:numPr>
          <w:ilvl w:val="0"/>
          <w:numId w:val="48"/>
        </w:numPr>
      </w:pPr>
      <w:r w:rsidRPr="00DD4F66">
        <w:rPr>
          <w:b/>
          <w:bCs/>
        </w:rPr>
        <w:t xml:space="preserve">Integración en la nube: </w:t>
      </w:r>
      <w:r w:rsidRPr="002602CF">
        <w:t>conecta con OpenBenchmarking.org para subir, comparar y buscar resultados globales.</w:t>
      </w:r>
    </w:p>
    <w:p w14:paraId="4B16DE60" w14:textId="77777777" w:rsidR="00845E14" w:rsidRDefault="00845E14" w:rsidP="00845E14">
      <w:pPr>
        <w:ind w:firstLine="0"/>
      </w:pPr>
    </w:p>
    <w:p w14:paraId="57156003" w14:textId="286ECCDB" w:rsidR="002A5D2A" w:rsidRDefault="002A5D2A" w:rsidP="00845E14">
      <w:pPr>
        <w:ind w:firstLine="0"/>
      </w:pPr>
      <w:r w:rsidRPr="002A5D2A">
        <w:t>Descripción de 3 benchmarks</w:t>
      </w:r>
      <w:r>
        <w:t>:</w:t>
      </w:r>
    </w:p>
    <w:p w14:paraId="3FAD7E93" w14:textId="77777777" w:rsidR="009010B8" w:rsidRPr="003E031A" w:rsidRDefault="002A5D2A" w:rsidP="002A5D2A">
      <w:pPr>
        <w:pStyle w:val="Prrafodelista"/>
        <w:numPr>
          <w:ilvl w:val="0"/>
          <w:numId w:val="49"/>
        </w:numPr>
        <w:rPr>
          <w:b/>
          <w:bCs/>
          <w:lang w:val="en-GB"/>
        </w:rPr>
      </w:pPr>
      <w:r w:rsidRPr="003E031A">
        <w:rPr>
          <w:b/>
          <w:bCs/>
          <w:lang w:val="en-GB"/>
        </w:rPr>
        <w:t>LAME MP3 Encoding (pts/encode-mp3)</w:t>
      </w:r>
    </w:p>
    <w:p w14:paraId="67588A9D" w14:textId="77777777" w:rsidR="009010B8" w:rsidRDefault="002A5D2A" w:rsidP="009010B8">
      <w:pPr>
        <w:pStyle w:val="Prrafodelista"/>
        <w:numPr>
          <w:ilvl w:val="0"/>
          <w:numId w:val="50"/>
        </w:numPr>
      </w:pPr>
      <w:r w:rsidRPr="009010B8">
        <w:rPr>
          <w:b/>
          <w:bCs/>
        </w:rPr>
        <w:t>Tipo de test:</w:t>
      </w:r>
      <w:r w:rsidRPr="002A5D2A">
        <w:t xml:space="preserve"> procesador (cpu) - single core (un solo núcleo).</w:t>
      </w:r>
    </w:p>
    <w:p w14:paraId="229FB381" w14:textId="77777777" w:rsidR="009010B8" w:rsidRDefault="002A5D2A" w:rsidP="009010B8">
      <w:pPr>
        <w:pStyle w:val="Prrafodelista"/>
        <w:numPr>
          <w:ilvl w:val="0"/>
          <w:numId w:val="50"/>
        </w:numPr>
      </w:pPr>
      <w:r w:rsidRPr="009010B8">
        <w:rPr>
          <w:b/>
          <w:bCs/>
        </w:rPr>
        <w:t>Carga de prueba:</w:t>
      </w:r>
      <w:r w:rsidRPr="002A5D2A">
        <w:t xml:space="preserve"> conversión de un archivo de audio formato wav a mp3</w:t>
      </w:r>
      <w:r w:rsidR="009010B8">
        <w:t>.</w:t>
      </w:r>
    </w:p>
    <w:p w14:paraId="4B44DEC8" w14:textId="2D60D87C" w:rsidR="009010B8" w:rsidRDefault="002A5D2A" w:rsidP="009010B8">
      <w:pPr>
        <w:pStyle w:val="Prrafodelista"/>
        <w:numPr>
          <w:ilvl w:val="0"/>
          <w:numId w:val="50"/>
        </w:numPr>
      </w:pPr>
      <w:r w:rsidRPr="009010B8">
        <w:rPr>
          <w:b/>
          <w:bCs/>
        </w:rPr>
        <w:t>Parámetros:</w:t>
      </w:r>
      <w:r w:rsidRPr="002A5D2A">
        <w:t xml:space="preserve"> </w:t>
      </w:r>
      <w:r w:rsidR="003E031A">
        <w:t>M</w:t>
      </w:r>
      <w:r w:rsidRPr="002A5D2A">
        <w:t>ide cuánto tiempo (</w:t>
      </w:r>
      <w:r w:rsidR="003E031A">
        <w:t>seg</w:t>
      </w:r>
      <w:r w:rsidRPr="002A5D2A">
        <w:t xml:space="preserve">) tarda el sistema en codificar el archivo. </w:t>
      </w:r>
      <w:r w:rsidR="003E031A">
        <w:t>E</w:t>
      </w:r>
      <w:r w:rsidRPr="002A5D2A">
        <w:t xml:space="preserve">s una prueba donde menor es mejor (menos tiempo = </w:t>
      </w:r>
      <w:r w:rsidR="003E031A">
        <w:t>CPU</w:t>
      </w:r>
      <w:r w:rsidRPr="002A5D2A">
        <w:t xml:space="preserve"> más rápida).</w:t>
      </w:r>
    </w:p>
    <w:p w14:paraId="66729B06" w14:textId="77777777" w:rsidR="003E031A" w:rsidRDefault="003E031A" w:rsidP="003E031A"/>
    <w:p w14:paraId="39FDE80B" w14:textId="77777777" w:rsidR="003E031A" w:rsidRDefault="003E031A" w:rsidP="003E031A"/>
    <w:p w14:paraId="2CA03AE3" w14:textId="77777777" w:rsidR="003E031A" w:rsidRDefault="003E031A" w:rsidP="003E031A"/>
    <w:p w14:paraId="095CA167" w14:textId="77777777" w:rsidR="003E031A" w:rsidRDefault="003E031A" w:rsidP="003E031A"/>
    <w:p w14:paraId="7BBA94FE" w14:textId="77777777" w:rsidR="003E031A" w:rsidRDefault="003E031A" w:rsidP="003E031A"/>
    <w:p w14:paraId="3FD3B36E" w14:textId="77777777" w:rsidR="009010B8" w:rsidRPr="003E031A" w:rsidRDefault="002A5D2A" w:rsidP="009010B8">
      <w:pPr>
        <w:pStyle w:val="Prrafodelista"/>
        <w:numPr>
          <w:ilvl w:val="0"/>
          <w:numId w:val="49"/>
        </w:numPr>
        <w:rPr>
          <w:b/>
          <w:bCs/>
        </w:rPr>
      </w:pPr>
      <w:r w:rsidRPr="003E031A">
        <w:rPr>
          <w:b/>
          <w:bCs/>
        </w:rPr>
        <w:lastRenderedPageBreak/>
        <w:t>Smallpt (pts/smallpt)</w:t>
      </w:r>
    </w:p>
    <w:p w14:paraId="27D39F62" w14:textId="77777777" w:rsidR="009010B8" w:rsidRDefault="002A5D2A" w:rsidP="009010B8">
      <w:pPr>
        <w:pStyle w:val="Prrafodelista"/>
        <w:numPr>
          <w:ilvl w:val="0"/>
          <w:numId w:val="51"/>
        </w:numPr>
      </w:pPr>
      <w:r w:rsidRPr="009010B8">
        <w:rPr>
          <w:b/>
          <w:bCs/>
        </w:rPr>
        <w:t>Tipo de test:</w:t>
      </w:r>
      <w:r w:rsidRPr="002A5D2A">
        <w:t xml:space="preserve"> procesador (cpu) y renderizado gráfico.</w:t>
      </w:r>
    </w:p>
    <w:p w14:paraId="3F501041" w14:textId="77777777" w:rsidR="009010B8" w:rsidRDefault="002A5D2A" w:rsidP="009010B8">
      <w:pPr>
        <w:pStyle w:val="Prrafodelista"/>
        <w:numPr>
          <w:ilvl w:val="0"/>
          <w:numId w:val="51"/>
        </w:numPr>
      </w:pPr>
      <w:r w:rsidRPr="009010B8">
        <w:rPr>
          <w:b/>
          <w:bCs/>
        </w:rPr>
        <w:t>Carga de prueba:</w:t>
      </w:r>
      <w:r w:rsidRPr="002A5D2A">
        <w:t xml:space="preserve"> motor de renderizado de iluminación global (path tracer) escrito en c++.</w:t>
      </w:r>
    </w:p>
    <w:p w14:paraId="01BDC516" w14:textId="1567846D" w:rsidR="002A5D2A" w:rsidRDefault="002A5D2A" w:rsidP="009010B8">
      <w:pPr>
        <w:pStyle w:val="Prrafodelista"/>
        <w:numPr>
          <w:ilvl w:val="0"/>
          <w:numId w:val="51"/>
        </w:numPr>
      </w:pPr>
      <w:r w:rsidRPr="009010B8">
        <w:rPr>
          <w:b/>
          <w:bCs/>
        </w:rPr>
        <w:t>Parámetros:</w:t>
      </w:r>
      <w:r w:rsidRPr="002A5D2A">
        <w:t xml:space="preserve"> genera una escena 3d utilizando 128 muestras (samples) de iluminación. el resultado se mide en segundos requeridos para completar la imagen (aquí también menor es mejor).</w:t>
      </w:r>
    </w:p>
    <w:p w14:paraId="77A62852" w14:textId="77777777" w:rsidR="00201D59" w:rsidRPr="00201D59" w:rsidRDefault="00BA4897" w:rsidP="003E031A">
      <w:pPr>
        <w:pStyle w:val="Prrafodelista"/>
        <w:numPr>
          <w:ilvl w:val="0"/>
          <w:numId w:val="49"/>
        </w:numPr>
        <w:rPr>
          <w:b/>
          <w:bCs/>
          <w:lang w:val="en-GB"/>
        </w:rPr>
      </w:pPr>
      <w:r w:rsidRPr="00201D59">
        <w:rPr>
          <w:b/>
          <w:bCs/>
          <w:lang w:val="en-GB"/>
        </w:rPr>
        <w:t>7-Zip Compression (pts/compress-7zip)</w:t>
      </w:r>
    </w:p>
    <w:p w14:paraId="5B092431" w14:textId="77777777" w:rsidR="00201D59" w:rsidRDefault="00BA4897" w:rsidP="00201D59">
      <w:pPr>
        <w:pStyle w:val="Prrafodelista"/>
        <w:numPr>
          <w:ilvl w:val="0"/>
          <w:numId w:val="52"/>
        </w:numPr>
      </w:pPr>
      <w:r w:rsidRPr="00201D59">
        <w:rPr>
          <w:b/>
          <w:bCs/>
        </w:rPr>
        <w:t>Tipo de test:</w:t>
      </w:r>
      <w:r w:rsidRPr="00BA4897">
        <w:t xml:space="preserve"> procesador (cpu) y memoria - multi core (multihilo).</w:t>
      </w:r>
    </w:p>
    <w:p w14:paraId="2AEE7700" w14:textId="77777777" w:rsidR="00201D59" w:rsidRDefault="00BA4897" w:rsidP="00201D59">
      <w:pPr>
        <w:pStyle w:val="Prrafodelista"/>
        <w:numPr>
          <w:ilvl w:val="0"/>
          <w:numId w:val="52"/>
        </w:numPr>
      </w:pPr>
      <w:r w:rsidRPr="00201D59">
        <w:rPr>
          <w:b/>
          <w:bCs/>
        </w:rPr>
        <w:t>Carga de prueba:</w:t>
      </w:r>
      <w:r w:rsidRPr="00BA4897">
        <w:t xml:space="preserve"> comprime archivos utilizando el algoritmo lzma, muy intensivo en cálculos enteros.</w:t>
      </w:r>
    </w:p>
    <w:p w14:paraId="5F419B59" w14:textId="37E01766" w:rsidR="003E031A" w:rsidRDefault="00BA4897" w:rsidP="00201D59">
      <w:pPr>
        <w:pStyle w:val="Prrafodelista"/>
        <w:numPr>
          <w:ilvl w:val="0"/>
          <w:numId w:val="52"/>
        </w:numPr>
      </w:pPr>
      <w:r w:rsidRPr="00201D59">
        <w:rPr>
          <w:b/>
          <w:bCs/>
        </w:rPr>
        <w:t>Parámetros:</w:t>
      </w:r>
      <w:r w:rsidRPr="00BA4897">
        <w:t xml:space="preserve"> mide la velocidad de compresión en mips (millones de instrucciones por segundo). en este caso, mayor es mejor</w:t>
      </w:r>
    </w:p>
    <w:p w14:paraId="1159E106" w14:textId="77777777" w:rsidR="00737AF4" w:rsidRDefault="00737AF4" w:rsidP="00737AF4"/>
    <w:p w14:paraId="5B36152A" w14:textId="77777777" w:rsidR="00C2428C" w:rsidRDefault="00C2428C" w:rsidP="00C2428C">
      <w:pPr>
        <w:pStyle w:val="Ttulo3"/>
        <w:numPr>
          <w:ilvl w:val="0"/>
          <w:numId w:val="45"/>
        </w:numPr>
      </w:pPr>
      <w:r w:rsidRPr="00C2428C">
        <w:t>Instale una de las aplicaciones y realice al menos 3 test distintos a Windows Server para medir la CPU y la memoria RAM. De los 3 test seleccionados indique qué pruebas hace el software, cómo las hace y muestre los resultados de 5 ejecuciones en una gráfica.</w:t>
      </w:r>
    </w:p>
    <w:p w14:paraId="00BC44C3" w14:textId="481DF002" w:rsidR="00C2428C" w:rsidRDefault="00C2428C" w:rsidP="00C2428C">
      <w:pPr>
        <w:ind w:left="708" w:firstLine="0"/>
      </w:pPr>
      <w:r>
        <w:t>A</w:t>
      </w:r>
    </w:p>
    <w:p w14:paraId="19493CBE" w14:textId="77777777" w:rsidR="00C2428C" w:rsidRPr="00C2428C" w:rsidRDefault="00C2428C" w:rsidP="00C2428C">
      <w:pPr>
        <w:ind w:left="708" w:firstLine="0"/>
      </w:pPr>
    </w:p>
    <w:p w14:paraId="6CBF4C46" w14:textId="21692ED3" w:rsidR="00737AF4" w:rsidRDefault="00C2428C" w:rsidP="00C2428C">
      <w:pPr>
        <w:pStyle w:val="Ttulo3"/>
        <w:numPr>
          <w:ilvl w:val="0"/>
          <w:numId w:val="45"/>
        </w:numPr>
      </w:pPr>
      <w:r w:rsidRPr="00C2428C">
        <w:t>Resuma la información de las 5 ejecuciones anteriores en un índice y realice una comparativa de su sistema frente a otros sistemas actuales en base a los test que usó en el punto anterior.</w:t>
      </w:r>
    </w:p>
    <w:p w14:paraId="2B759367" w14:textId="58A49D60" w:rsidR="00C2428C" w:rsidRPr="00C2428C" w:rsidRDefault="00C2428C" w:rsidP="00C2428C">
      <w:r>
        <w:t>a</w:t>
      </w:r>
    </w:p>
    <w:sectPr w:rsidR="00C2428C" w:rsidRPr="00C242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SemiBold SemiConden">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A72"/>
    <w:multiLevelType w:val="hybridMultilevel"/>
    <w:tmpl w:val="35CE6AA4"/>
    <w:lvl w:ilvl="0" w:tplc="FB08FBC0">
      <w:start w:val="10"/>
      <w:numFmt w:val="bullet"/>
      <w:lvlText w:val="-"/>
      <w:lvlJc w:val="left"/>
      <w:pPr>
        <w:ind w:left="1080" w:hanging="360"/>
      </w:pPr>
      <w:rPr>
        <w:rFonts w:ascii="Bahnschrift SemiBold SemiConden" w:eastAsiaTheme="minorHAnsi" w:hAnsi="Bahnschrift SemiBold SemiConden" w:cstheme="minorBidi" w:hint="default"/>
      </w:rPr>
    </w:lvl>
    <w:lvl w:ilvl="1" w:tplc="0C0A0005">
      <w:start w:val="1"/>
      <w:numFmt w:val="bullet"/>
      <w:lvlText w:val=""/>
      <w:lvlJc w:val="left"/>
      <w:pPr>
        <w:ind w:left="2148" w:hanging="360"/>
      </w:pPr>
      <w:rPr>
        <w:rFonts w:ascii="Wingdings" w:hAnsi="Wingdings"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53A2FDF"/>
    <w:multiLevelType w:val="hybridMultilevel"/>
    <w:tmpl w:val="64FC82A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6261E56"/>
    <w:multiLevelType w:val="hybridMultilevel"/>
    <w:tmpl w:val="FA38EB78"/>
    <w:lvl w:ilvl="0" w:tplc="E11A2D2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7D08B5"/>
    <w:multiLevelType w:val="hybridMultilevel"/>
    <w:tmpl w:val="2AD8190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0B5B4A68"/>
    <w:multiLevelType w:val="hybridMultilevel"/>
    <w:tmpl w:val="517EB7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4B3731"/>
    <w:multiLevelType w:val="hybridMultilevel"/>
    <w:tmpl w:val="4732975E"/>
    <w:lvl w:ilvl="0" w:tplc="AF387DC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E657084"/>
    <w:multiLevelType w:val="hybridMultilevel"/>
    <w:tmpl w:val="56184592"/>
    <w:lvl w:ilvl="0" w:tplc="466C1A6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8443D"/>
    <w:multiLevelType w:val="hybridMultilevel"/>
    <w:tmpl w:val="14EC13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F6668CE"/>
    <w:multiLevelType w:val="hybridMultilevel"/>
    <w:tmpl w:val="0BA03E56"/>
    <w:lvl w:ilvl="0" w:tplc="5A2CD1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0AF2C78"/>
    <w:multiLevelType w:val="hybridMultilevel"/>
    <w:tmpl w:val="66F8D4BC"/>
    <w:lvl w:ilvl="0" w:tplc="C03C5D3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11D4187"/>
    <w:multiLevelType w:val="hybridMultilevel"/>
    <w:tmpl w:val="4E9042A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15150798"/>
    <w:multiLevelType w:val="hybridMultilevel"/>
    <w:tmpl w:val="1F160CD8"/>
    <w:lvl w:ilvl="0" w:tplc="684814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5B03A8D"/>
    <w:multiLevelType w:val="hybridMultilevel"/>
    <w:tmpl w:val="B96CDBB8"/>
    <w:lvl w:ilvl="0" w:tplc="0C0A0001">
      <w:start w:val="1"/>
      <w:numFmt w:val="bullet"/>
      <w:lvlText w:val=""/>
      <w:lvlJc w:val="left"/>
      <w:pPr>
        <w:ind w:left="1428" w:hanging="360"/>
      </w:pPr>
      <w:rPr>
        <w:rFonts w:ascii="Symbol" w:hAnsi="Symbol" w:hint="default"/>
      </w:rPr>
    </w:lvl>
    <w:lvl w:ilvl="1" w:tplc="0C0A0005">
      <w:start w:val="1"/>
      <w:numFmt w:val="bullet"/>
      <w:lvlText w:val=""/>
      <w:lvlJc w:val="left"/>
      <w:pPr>
        <w:ind w:left="2148" w:hanging="360"/>
      </w:pPr>
      <w:rPr>
        <w:rFonts w:ascii="Wingdings" w:hAnsi="Wingdings"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15EC422A"/>
    <w:multiLevelType w:val="hybridMultilevel"/>
    <w:tmpl w:val="2280E89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183E2D5F"/>
    <w:multiLevelType w:val="hybridMultilevel"/>
    <w:tmpl w:val="822C46F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19465AA0"/>
    <w:multiLevelType w:val="hybridMultilevel"/>
    <w:tmpl w:val="DEE8F4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1E3C10B8"/>
    <w:multiLevelType w:val="hybridMultilevel"/>
    <w:tmpl w:val="2008387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1E3D33F8"/>
    <w:multiLevelType w:val="hybridMultilevel"/>
    <w:tmpl w:val="93ACD22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15:restartNumberingAfterBreak="0">
    <w:nsid w:val="1F8430F6"/>
    <w:multiLevelType w:val="hybridMultilevel"/>
    <w:tmpl w:val="35F8DE40"/>
    <w:lvl w:ilvl="0" w:tplc="DFB23C3C">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26778F5"/>
    <w:multiLevelType w:val="hybridMultilevel"/>
    <w:tmpl w:val="548278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27547995"/>
    <w:multiLevelType w:val="hybridMultilevel"/>
    <w:tmpl w:val="24A2E4D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282250F2"/>
    <w:multiLevelType w:val="hybridMultilevel"/>
    <w:tmpl w:val="47A0214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2" w15:restartNumberingAfterBreak="0">
    <w:nsid w:val="2B8B383D"/>
    <w:multiLevelType w:val="hybridMultilevel"/>
    <w:tmpl w:val="800CE0B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2FCA06B8"/>
    <w:multiLevelType w:val="hybridMultilevel"/>
    <w:tmpl w:val="F456448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31AD05BB"/>
    <w:multiLevelType w:val="hybridMultilevel"/>
    <w:tmpl w:val="806C3DE8"/>
    <w:lvl w:ilvl="0" w:tplc="C19C0E68">
      <w:start w:val="1"/>
      <w:numFmt w:val="decimal"/>
      <w:lvlText w:val="%1."/>
      <w:lvlJc w:val="left"/>
      <w:pPr>
        <w:ind w:left="720" w:hanging="360"/>
      </w:pPr>
      <w:rPr>
        <w:rFonts w:hint="default"/>
      </w:rPr>
    </w:lvl>
    <w:lvl w:ilvl="1" w:tplc="0C0A0001">
      <w:start w:val="1"/>
      <w:numFmt w:val="bullet"/>
      <w:lvlText w:val=""/>
      <w:lvlJc w:val="left"/>
      <w:pPr>
        <w:ind w:left="108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2EB0C14"/>
    <w:multiLevelType w:val="hybridMultilevel"/>
    <w:tmpl w:val="3DA422B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335B6827"/>
    <w:multiLevelType w:val="hybridMultilevel"/>
    <w:tmpl w:val="33BAE94A"/>
    <w:lvl w:ilvl="0" w:tplc="0C0A0001">
      <w:start w:val="1"/>
      <w:numFmt w:val="bullet"/>
      <w:lvlText w:val=""/>
      <w:lvlJc w:val="left"/>
      <w:pPr>
        <w:ind w:left="1428" w:hanging="360"/>
      </w:pPr>
      <w:rPr>
        <w:rFonts w:ascii="Symbol" w:hAnsi="Symbol" w:hint="default"/>
      </w:rPr>
    </w:lvl>
    <w:lvl w:ilvl="1" w:tplc="0C0A0005">
      <w:start w:val="1"/>
      <w:numFmt w:val="bullet"/>
      <w:lvlText w:val=""/>
      <w:lvlJc w:val="left"/>
      <w:pPr>
        <w:ind w:left="2148" w:hanging="360"/>
      </w:pPr>
      <w:rPr>
        <w:rFonts w:ascii="Wingdings" w:hAnsi="Wingdings" w:hint="default"/>
      </w:rPr>
    </w:lvl>
    <w:lvl w:ilvl="2" w:tplc="0C0A0005">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start w:val="1"/>
      <w:numFmt w:val="bullet"/>
      <w:lvlText w:val="o"/>
      <w:lvlJc w:val="left"/>
      <w:pPr>
        <w:ind w:left="4308" w:hanging="360"/>
      </w:pPr>
      <w:rPr>
        <w:rFonts w:ascii="Courier New" w:hAnsi="Courier New" w:cs="Courier New" w:hint="default"/>
      </w:rPr>
    </w:lvl>
    <w:lvl w:ilvl="5" w:tplc="0C0A0005">
      <w:start w:val="1"/>
      <w:numFmt w:val="bullet"/>
      <w:lvlText w:val=""/>
      <w:lvlJc w:val="left"/>
      <w:pPr>
        <w:ind w:left="5028" w:hanging="360"/>
      </w:pPr>
      <w:rPr>
        <w:rFonts w:ascii="Wingdings" w:hAnsi="Wingdings" w:hint="default"/>
      </w:rPr>
    </w:lvl>
    <w:lvl w:ilvl="6" w:tplc="0C0A000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7" w15:restartNumberingAfterBreak="0">
    <w:nsid w:val="37AA426F"/>
    <w:multiLevelType w:val="hybridMultilevel"/>
    <w:tmpl w:val="B71C521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38F67954"/>
    <w:multiLevelType w:val="hybridMultilevel"/>
    <w:tmpl w:val="263E63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3D0703BD"/>
    <w:multiLevelType w:val="hybridMultilevel"/>
    <w:tmpl w:val="2C0E681C"/>
    <w:lvl w:ilvl="0" w:tplc="382C70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EDA048A"/>
    <w:multiLevelType w:val="hybridMultilevel"/>
    <w:tmpl w:val="9F20FBC2"/>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31" w15:restartNumberingAfterBreak="0">
    <w:nsid w:val="4092641E"/>
    <w:multiLevelType w:val="hybridMultilevel"/>
    <w:tmpl w:val="76FABA5C"/>
    <w:lvl w:ilvl="0" w:tplc="FB08FBC0">
      <w:start w:val="10"/>
      <w:numFmt w:val="bullet"/>
      <w:lvlText w:val="-"/>
      <w:lvlJc w:val="left"/>
      <w:pPr>
        <w:ind w:left="720" w:hanging="360"/>
      </w:pPr>
      <w:rPr>
        <w:rFonts w:ascii="Bahnschrift SemiBold SemiConden" w:eastAsiaTheme="minorHAnsi" w:hAnsi="Bahnschrift SemiBold SemiConden"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0FF2D7D"/>
    <w:multiLevelType w:val="hybridMultilevel"/>
    <w:tmpl w:val="9FB8DC2E"/>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3" w15:restartNumberingAfterBreak="0">
    <w:nsid w:val="45D06D05"/>
    <w:multiLevelType w:val="hybridMultilevel"/>
    <w:tmpl w:val="C99E6D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B320E3A"/>
    <w:multiLevelType w:val="hybridMultilevel"/>
    <w:tmpl w:val="02641C9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5" w15:restartNumberingAfterBreak="0">
    <w:nsid w:val="5C294B04"/>
    <w:multiLevelType w:val="hybridMultilevel"/>
    <w:tmpl w:val="3792241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6" w15:restartNumberingAfterBreak="0">
    <w:nsid w:val="5CB2541A"/>
    <w:multiLevelType w:val="hybridMultilevel"/>
    <w:tmpl w:val="8470217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7" w15:restartNumberingAfterBreak="0">
    <w:nsid w:val="5CCA7575"/>
    <w:multiLevelType w:val="hybridMultilevel"/>
    <w:tmpl w:val="D608B05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8" w15:restartNumberingAfterBreak="0">
    <w:nsid w:val="60CF404A"/>
    <w:multiLevelType w:val="hybridMultilevel"/>
    <w:tmpl w:val="1F6279C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61820F84"/>
    <w:multiLevelType w:val="hybridMultilevel"/>
    <w:tmpl w:val="C2584DCC"/>
    <w:lvl w:ilvl="0" w:tplc="0C0A000F">
      <w:start w:val="1"/>
      <w:numFmt w:val="decimal"/>
      <w:lvlText w:val="%1."/>
      <w:lvlJc w:val="left"/>
      <w:pPr>
        <w:ind w:left="720" w:hanging="360"/>
      </w:pPr>
    </w:lvl>
    <w:lvl w:ilvl="1" w:tplc="0C0A000F">
      <w:start w:val="1"/>
      <w:numFmt w:val="decimal"/>
      <w:lvlText w:val="%2."/>
      <w:lvlJc w:val="left"/>
      <w:pPr>
        <w:ind w:left="72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67B56599"/>
    <w:multiLevelType w:val="hybridMultilevel"/>
    <w:tmpl w:val="E44858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9A24B71"/>
    <w:multiLevelType w:val="hybridMultilevel"/>
    <w:tmpl w:val="DBDAD4F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2" w15:restartNumberingAfterBreak="0">
    <w:nsid w:val="69A352C5"/>
    <w:multiLevelType w:val="hybridMultilevel"/>
    <w:tmpl w:val="162CDEF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3" w15:restartNumberingAfterBreak="0">
    <w:nsid w:val="6F612784"/>
    <w:multiLevelType w:val="hybridMultilevel"/>
    <w:tmpl w:val="3C0028DC"/>
    <w:lvl w:ilvl="0" w:tplc="5164F9E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1AB7075"/>
    <w:multiLevelType w:val="hybridMultilevel"/>
    <w:tmpl w:val="1D267BD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5" w15:restartNumberingAfterBreak="0">
    <w:nsid w:val="73706B99"/>
    <w:multiLevelType w:val="hybridMultilevel"/>
    <w:tmpl w:val="43E4EC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6" w15:restartNumberingAfterBreak="0">
    <w:nsid w:val="75D12BB1"/>
    <w:multiLevelType w:val="hybridMultilevel"/>
    <w:tmpl w:val="D3B0AFD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7" w15:restartNumberingAfterBreak="0">
    <w:nsid w:val="79DD6F42"/>
    <w:multiLevelType w:val="hybridMultilevel"/>
    <w:tmpl w:val="C270E46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8" w15:restartNumberingAfterBreak="0">
    <w:nsid w:val="7CD706A0"/>
    <w:multiLevelType w:val="hybridMultilevel"/>
    <w:tmpl w:val="F4F26FF4"/>
    <w:lvl w:ilvl="0" w:tplc="0C0A0001">
      <w:start w:val="1"/>
      <w:numFmt w:val="bullet"/>
      <w:lvlText w:val=""/>
      <w:lvlJc w:val="left"/>
      <w:pPr>
        <w:ind w:left="1428" w:hanging="360"/>
      </w:pPr>
      <w:rPr>
        <w:rFonts w:ascii="Symbol" w:hAnsi="Symbol" w:hint="default"/>
      </w:rPr>
    </w:lvl>
    <w:lvl w:ilvl="1" w:tplc="0C0A0005">
      <w:start w:val="1"/>
      <w:numFmt w:val="bullet"/>
      <w:lvlText w:val=""/>
      <w:lvlJc w:val="left"/>
      <w:pPr>
        <w:ind w:left="2148" w:hanging="360"/>
      </w:pPr>
      <w:rPr>
        <w:rFonts w:ascii="Wingdings" w:hAnsi="Wingdings"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9" w15:restartNumberingAfterBreak="0">
    <w:nsid w:val="7D492B95"/>
    <w:multiLevelType w:val="hybridMultilevel"/>
    <w:tmpl w:val="B8704D44"/>
    <w:lvl w:ilvl="0" w:tplc="D8FAB20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D807991"/>
    <w:multiLevelType w:val="hybridMultilevel"/>
    <w:tmpl w:val="0BEA913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1" w15:restartNumberingAfterBreak="0">
    <w:nsid w:val="7F4A7B2F"/>
    <w:multiLevelType w:val="hybridMultilevel"/>
    <w:tmpl w:val="0A52358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1622615411">
    <w:abstractNumId w:val="6"/>
  </w:num>
  <w:num w:numId="2" w16cid:durableId="163822008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1330678">
    <w:abstractNumId w:val="39"/>
  </w:num>
  <w:num w:numId="4" w16cid:durableId="1471437218">
    <w:abstractNumId w:val="40"/>
  </w:num>
  <w:num w:numId="5" w16cid:durableId="1897428912">
    <w:abstractNumId w:val="33"/>
  </w:num>
  <w:num w:numId="6" w16cid:durableId="15085381">
    <w:abstractNumId w:val="4"/>
  </w:num>
  <w:num w:numId="7" w16cid:durableId="1499613659">
    <w:abstractNumId w:val="11"/>
  </w:num>
  <w:num w:numId="8" w16cid:durableId="1572428645">
    <w:abstractNumId w:val="50"/>
  </w:num>
  <w:num w:numId="9" w16cid:durableId="326791305">
    <w:abstractNumId w:val="46"/>
  </w:num>
  <w:num w:numId="10" w16cid:durableId="804810887">
    <w:abstractNumId w:val="26"/>
  </w:num>
  <w:num w:numId="11" w16cid:durableId="1845631501">
    <w:abstractNumId w:val="17"/>
  </w:num>
  <w:num w:numId="12" w16cid:durableId="717777755">
    <w:abstractNumId w:val="35"/>
  </w:num>
  <w:num w:numId="13" w16cid:durableId="2009673764">
    <w:abstractNumId w:val="12"/>
  </w:num>
  <w:num w:numId="14" w16cid:durableId="1111048667">
    <w:abstractNumId w:val="19"/>
  </w:num>
  <w:num w:numId="15" w16cid:durableId="839857035">
    <w:abstractNumId w:val="20"/>
  </w:num>
  <w:num w:numId="16" w16cid:durableId="369260902">
    <w:abstractNumId w:val="31"/>
  </w:num>
  <w:num w:numId="17" w16cid:durableId="542254909">
    <w:abstractNumId w:val="0"/>
  </w:num>
  <w:num w:numId="18" w16cid:durableId="1009482541">
    <w:abstractNumId w:val="32"/>
  </w:num>
  <w:num w:numId="19" w16cid:durableId="1118181270">
    <w:abstractNumId w:val="3"/>
  </w:num>
  <w:num w:numId="20" w16cid:durableId="726225481">
    <w:abstractNumId w:val="43"/>
  </w:num>
  <w:num w:numId="21" w16cid:durableId="705176031">
    <w:abstractNumId w:val="5"/>
  </w:num>
  <w:num w:numId="22" w16cid:durableId="862327694">
    <w:abstractNumId w:val="37"/>
  </w:num>
  <w:num w:numId="23" w16cid:durableId="1343238582">
    <w:abstractNumId w:val="30"/>
  </w:num>
  <w:num w:numId="24" w16cid:durableId="781726844">
    <w:abstractNumId w:val="23"/>
  </w:num>
  <w:num w:numId="25" w16cid:durableId="113328336">
    <w:abstractNumId w:val="21"/>
  </w:num>
  <w:num w:numId="26" w16cid:durableId="162746930">
    <w:abstractNumId w:val="13"/>
  </w:num>
  <w:num w:numId="27" w16cid:durableId="778374788">
    <w:abstractNumId w:val="16"/>
  </w:num>
  <w:num w:numId="28" w16cid:durableId="191110246">
    <w:abstractNumId w:val="18"/>
  </w:num>
  <w:num w:numId="29" w16cid:durableId="1689257352">
    <w:abstractNumId w:val="38"/>
  </w:num>
  <w:num w:numId="30" w16cid:durableId="680667353">
    <w:abstractNumId w:val="34"/>
  </w:num>
  <w:num w:numId="31" w16cid:durableId="285232496">
    <w:abstractNumId w:val="10"/>
  </w:num>
  <w:num w:numId="32" w16cid:durableId="369841816">
    <w:abstractNumId w:val="36"/>
  </w:num>
  <w:num w:numId="33" w16cid:durableId="1836651777">
    <w:abstractNumId w:val="44"/>
  </w:num>
  <w:num w:numId="34" w16cid:durableId="2049179953">
    <w:abstractNumId w:val="41"/>
  </w:num>
  <w:num w:numId="35" w16cid:durableId="1406683617">
    <w:abstractNumId w:val="51"/>
  </w:num>
  <w:num w:numId="36" w16cid:durableId="702560185">
    <w:abstractNumId w:val="48"/>
  </w:num>
  <w:num w:numId="37" w16cid:durableId="1536457078">
    <w:abstractNumId w:val="49"/>
  </w:num>
  <w:num w:numId="38" w16cid:durableId="20710828">
    <w:abstractNumId w:val="28"/>
  </w:num>
  <w:num w:numId="39" w16cid:durableId="2113889788">
    <w:abstractNumId w:val="24"/>
  </w:num>
  <w:num w:numId="40" w16cid:durableId="291059098">
    <w:abstractNumId w:val="2"/>
  </w:num>
  <w:num w:numId="41" w16cid:durableId="233903512">
    <w:abstractNumId w:val="15"/>
  </w:num>
  <w:num w:numId="42" w16cid:durableId="1189294996">
    <w:abstractNumId w:val="42"/>
  </w:num>
  <w:num w:numId="43" w16cid:durableId="19398753">
    <w:abstractNumId w:val="27"/>
  </w:num>
  <w:num w:numId="44" w16cid:durableId="585113082">
    <w:abstractNumId w:val="22"/>
  </w:num>
  <w:num w:numId="45" w16cid:durableId="469707355">
    <w:abstractNumId w:val="8"/>
  </w:num>
  <w:num w:numId="46" w16cid:durableId="825247261">
    <w:abstractNumId w:val="1"/>
  </w:num>
  <w:num w:numId="47" w16cid:durableId="1921478628">
    <w:abstractNumId w:val="29"/>
  </w:num>
  <w:num w:numId="48" w16cid:durableId="1703509247">
    <w:abstractNumId w:val="7"/>
  </w:num>
  <w:num w:numId="49" w16cid:durableId="291599471">
    <w:abstractNumId w:val="9"/>
  </w:num>
  <w:num w:numId="50" w16cid:durableId="1988893143">
    <w:abstractNumId w:val="45"/>
  </w:num>
  <w:num w:numId="51" w16cid:durableId="2079476377">
    <w:abstractNumId w:val="14"/>
  </w:num>
  <w:num w:numId="52" w16cid:durableId="13152563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EC"/>
    <w:rsid w:val="00000DDC"/>
    <w:rsid w:val="00006267"/>
    <w:rsid w:val="00007940"/>
    <w:rsid w:val="000107A7"/>
    <w:rsid w:val="000532CD"/>
    <w:rsid w:val="00090D56"/>
    <w:rsid w:val="000C1959"/>
    <w:rsid w:val="000E67CF"/>
    <w:rsid w:val="000F4277"/>
    <w:rsid w:val="000F4D98"/>
    <w:rsid w:val="000F55BA"/>
    <w:rsid w:val="0010226E"/>
    <w:rsid w:val="001122CA"/>
    <w:rsid w:val="001136B8"/>
    <w:rsid w:val="00123D57"/>
    <w:rsid w:val="00127BE2"/>
    <w:rsid w:val="001443DF"/>
    <w:rsid w:val="00155F6E"/>
    <w:rsid w:val="001672F8"/>
    <w:rsid w:val="00180817"/>
    <w:rsid w:val="001A2FF2"/>
    <w:rsid w:val="001B1DDB"/>
    <w:rsid w:val="001C2E08"/>
    <w:rsid w:val="001C6A18"/>
    <w:rsid w:val="001D231D"/>
    <w:rsid w:val="001E13D8"/>
    <w:rsid w:val="001E281A"/>
    <w:rsid w:val="00201D59"/>
    <w:rsid w:val="00211BF1"/>
    <w:rsid w:val="00216F2C"/>
    <w:rsid w:val="002248FC"/>
    <w:rsid w:val="00225B95"/>
    <w:rsid w:val="00230471"/>
    <w:rsid w:val="00231C12"/>
    <w:rsid w:val="002410EF"/>
    <w:rsid w:val="002602CF"/>
    <w:rsid w:val="00267817"/>
    <w:rsid w:val="00272D4F"/>
    <w:rsid w:val="00274D67"/>
    <w:rsid w:val="00284221"/>
    <w:rsid w:val="0029484E"/>
    <w:rsid w:val="002A38C1"/>
    <w:rsid w:val="002A5D2A"/>
    <w:rsid w:val="002B161A"/>
    <w:rsid w:val="002C4217"/>
    <w:rsid w:val="002D3970"/>
    <w:rsid w:val="002D6062"/>
    <w:rsid w:val="002E49E6"/>
    <w:rsid w:val="002E6127"/>
    <w:rsid w:val="002F3BE9"/>
    <w:rsid w:val="0032639F"/>
    <w:rsid w:val="003544DF"/>
    <w:rsid w:val="00366125"/>
    <w:rsid w:val="003A12D1"/>
    <w:rsid w:val="003A3FBC"/>
    <w:rsid w:val="003B16D6"/>
    <w:rsid w:val="003B3F65"/>
    <w:rsid w:val="003B5187"/>
    <w:rsid w:val="003D0A45"/>
    <w:rsid w:val="003E031A"/>
    <w:rsid w:val="003E1ADB"/>
    <w:rsid w:val="003E31FE"/>
    <w:rsid w:val="003F6C4B"/>
    <w:rsid w:val="00415950"/>
    <w:rsid w:val="00416B2F"/>
    <w:rsid w:val="0042290E"/>
    <w:rsid w:val="00422A9B"/>
    <w:rsid w:val="00426BF4"/>
    <w:rsid w:val="00490521"/>
    <w:rsid w:val="00493B5B"/>
    <w:rsid w:val="004946C4"/>
    <w:rsid w:val="00496319"/>
    <w:rsid w:val="004A4A44"/>
    <w:rsid w:val="004C4963"/>
    <w:rsid w:val="004E6250"/>
    <w:rsid w:val="004F4063"/>
    <w:rsid w:val="00534643"/>
    <w:rsid w:val="00537E38"/>
    <w:rsid w:val="00540D6F"/>
    <w:rsid w:val="00573AD0"/>
    <w:rsid w:val="00585E95"/>
    <w:rsid w:val="005935CC"/>
    <w:rsid w:val="00597AF6"/>
    <w:rsid w:val="005C2111"/>
    <w:rsid w:val="005C2EE0"/>
    <w:rsid w:val="005F3F21"/>
    <w:rsid w:val="005F3FB9"/>
    <w:rsid w:val="00606318"/>
    <w:rsid w:val="00620200"/>
    <w:rsid w:val="006249BF"/>
    <w:rsid w:val="00630A65"/>
    <w:rsid w:val="00643D43"/>
    <w:rsid w:val="00653766"/>
    <w:rsid w:val="00673B0E"/>
    <w:rsid w:val="006853AB"/>
    <w:rsid w:val="006D767D"/>
    <w:rsid w:val="0072193A"/>
    <w:rsid w:val="0072708D"/>
    <w:rsid w:val="00737AF4"/>
    <w:rsid w:val="00741C44"/>
    <w:rsid w:val="007430B8"/>
    <w:rsid w:val="00756456"/>
    <w:rsid w:val="00757E70"/>
    <w:rsid w:val="007732E2"/>
    <w:rsid w:val="007745FA"/>
    <w:rsid w:val="00782A26"/>
    <w:rsid w:val="00794B8C"/>
    <w:rsid w:val="007B0A97"/>
    <w:rsid w:val="007C0A98"/>
    <w:rsid w:val="007C7EFD"/>
    <w:rsid w:val="007F29B8"/>
    <w:rsid w:val="007F5FC6"/>
    <w:rsid w:val="008078B3"/>
    <w:rsid w:val="008130E9"/>
    <w:rsid w:val="00824D87"/>
    <w:rsid w:val="00840956"/>
    <w:rsid w:val="00842183"/>
    <w:rsid w:val="00845E14"/>
    <w:rsid w:val="00851F87"/>
    <w:rsid w:val="008561A2"/>
    <w:rsid w:val="008866AD"/>
    <w:rsid w:val="00890D65"/>
    <w:rsid w:val="00893C02"/>
    <w:rsid w:val="008B15D2"/>
    <w:rsid w:val="008C47F5"/>
    <w:rsid w:val="008D21D1"/>
    <w:rsid w:val="008E7CC8"/>
    <w:rsid w:val="008F4948"/>
    <w:rsid w:val="00900213"/>
    <w:rsid w:val="009010B8"/>
    <w:rsid w:val="00902437"/>
    <w:rsid w:val="00905788"/>
    <w:rsid w:val="00906C50"/>
    <w:rsid w:val="00914CCF"/>
    <w:rsid w:val="00927D8B"/>
    <w:rsid w:val="00946C16"/>
    <w:rsid w:val="0095471A"/>
    <w:rsid w:val="00987E87"/>
    <w:rsid w:val="00992C0B"/>
    <w:rsid w:val="00994B20"/>
    <w:rsid w:val="00996DB6"/>
    <w:rsid w:val="009A0ECB"/>
    <w:rsid w:val="009A12EC"/>
    <w:rsid w:val="009C00A0"/>
    <w:rsid w:val="009C61E0"/>
    <w:rsid w:val="009F1097"/>
    <w:rsid w:val="00A271BB"/>
    <w:rsid w:val="00A44314"/>
    <w:rsid w:val="00A61AD0"/>
    <w:rsid w:val="00A73AB8"/>
    <w:rsid w:val="00A80016"/>
    <w:rsid w:val="00A84952"/>
    <w:rsid w:val="00A948EC"/>
    <w:rsid w:val="00AA14A4"/>
    <w:rsid w:val="00AB29E4"/>
    <w:rsid w:val="00AC3089"/>
    <w:rsid w:val="00AD2938"/>
    <w:rsid w:val="00AE08F9"/>
    <w:rsid w:val="00B10BED"/>
    <w:rsid w:val="00B3701D"/>
    <w:rsid w:val="00B608F5"/>
    <w:rsid w:val="00B81FE0"/>
    <w:rsid w:val="00B838B6"/>
    <w:rsid w:val="00B95FEA"/>
    <w:rsid w:val="00BA4897"/>
    <w:rsid w:val="00BB3CD2"/>
    <w:rsid w:val="00BD3E53"/>
    <w:rsid w:val="00BE5E6C"/>
    <w:rsid w:val="00BF7520"/>
    <w:rsid w:val="00C01B33"/>
    <w:rsid w:val="00C2428C"/>
    <w:rsid w:val="00C54CA6"/>
    <w:rsid w:val="00C62510"/>
    <w:rsid w:val="00C80FF7"/>
    <w:rsid w:val="00C828D6"/>
    <w:rsid w:val="00C87305"/>
    <w:rsid w:val="00C901E8"/>
    <w:rsid w:val="00C90BA6"/>
    <w:rsid w:val="00C932A9"/>
    <w:rsid w:val="00CA02AB"/>
    <w:rsid w:val="00CA3679"/>
    <w:rsid w:val="00CA446E"/>
    <w:rsid w:val="00CC56FB"/>
    <w:rsid w:val="00CD7155"/>
    <w:rsid w:val="00CE2B2D"/>
    <w:rsid w:val="00CE4A3F"/>
    <w:rsid w:val="00CF6095"/>
    <w:rsid w:val="00D16D89"/>
    <w:rsid w:val="00D23C6A"/>
    <w:rsid w:val="00D34D70"/>
    <w:rsid w:val="00D34EF4"/>
    <w:rsid w:val="00D52236"/>
    <w:rsid w:val="00D652A6"/>
    <w:rsid w:val="00D73C30"/>
    <w:rsid w:val="00D74ED7"/>
    <w:rsid w:val="00D826A7"/>
    <w:rsid w:val="00DA1144"/>
    <w:rsid w:val="00DC2AA1"/>
    <w:rsid w:val="00DC2B5B"/>
    <w:rsid w:val="00DC7020"/>
    <w:rsid w:val="00DD4F66"/>
    <w:rsid w:val="00DD5587"/>
    <w:rsid w:val="00DF25E1"/>
    <w:rsid w:val="00DF3F65"/>
    <w:rsid w:val="00E27D34"/>
    <w:rsid w:val="00E30825"/>
    <w:rsid w:val="00E50551"/>
    <w:rsid w:val="00E523F5"/>
    <w:rsid w:val="00E6215C"/>
    <w:rsid w:val="00E66969"/>
    <w:rsid w:val="00E861E2"/>
    <w:rsid w:val="00E8643C"/>
    <w:rsid w:val="00E8729A"/>
    <w:rsid w:val="00E872A0"/>
    <w:rsid w:val="00E965C2"/>
    <w:rsid w:val="00EA3C7E"/>
    <w:rsid w:val="00EA4120"/>
    <w:rsid w:val="00EC6EBA"/>
    <w:rsid w:val="00EE4CBC"/>
    <w:rsid w:val="00EE776C"/>
    <w:rsid w:val="00EF30EA"/>
    <w:rsid w:val="00F005A9"/>
    <w:rsid w:val="00F01139"/>
    <w:rsid w:val="00F0115C"/>
    <w:rsid w:val="00F078A8"/>
    <w:rsid w:val="00F239C0"/>
    <w:rsid w:val="00F33596"/>
    <w:rsid w:val="00F348A7"/>
    <w:rsid w:val="00F36B6A"/>
    <w:rsid w:val="00F40FB0"/>
    <w:rsid w:val="00F5180E"/>
    <w:rsid w:val="00F540C2"/>
    <w:rsid w:val="00F671BE"/>
    <w:rsid w:val="00F74F7D"/>
    <w:rsid w:val="00F767A2"/>
    <w:rsid w:val="00F91558"/>
    <w:rsid w:val="00FA4B70"/>
    <w:rsid w:val="00FB3F92"/>
    <w:rsid w:val="00FC13D4"/>
    <w:rsid w:val="00FD3FC3"/>
    <w:rsid w:val="00FD76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9948"/>
  <w15:chartTrackingRefBased/>
  <w15:docId w15:val="{7322014E-ECA5-4439-8CF2-D24AC8F4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71A"/>
    <w:pPr>
      <w:spacing w:after="0"/>
      <w:ind w:firstLine="708"/>
    </w:pPr>
    <w:rPr>
      <w:rFonts w:asciiTheme="majorHAnsi" w:hAnsiTheme="majorHAnsi"/>
      <w:sz w:val="24"/>
      <w:szCs w:val="24"/>
    </w:rPr>
  </w:style>
  <w:style w:type="paragraph" w:styleId="Ttulo1">
    <w:name w:val="heading 1"/>
    <w:basedOn w:val="Ttulo2"/>
    <w:next w:val="Normal"/>
    <w:link w:val="Ttulo1Car"/>
    <w:uiPriority w:val="9"/>
    <w:qFormat/>
    <w:rsid w:val="00F540C2"/>
    <w:pPr>
      <w:outlineLvl w:val="0"/>
    </w:pPr>
    <w:rPr>
      <w:sz w:val="40"/>
      <w:szCs w:val="40"/>
    </w:rPr>
  </w:style>
  <w:style w:type="paragraph" w:styleId="Ttulo2">
    <w:name w:val="heading 2"/>
    <w:basedOn w:val="Normal"/>
    <w:next w:val="Normal"/>
    <w:link w:val="Ttulo2Car"/>
    <w:uiPriority w:val="9"/>
    <w:unhideWhenUsed/>
    <w:qFormat/>
    <w:rsid w:val="00794B8C"/>
    <w:pPr>
      <w:keepNext/>
      <w:keepLines/>
      <w:spacing w:before="160" w:after="80"/>
      <w:outlineLvl w:val="1"/>
    </w:pPr>
    <w:rPr>
      <w:rFonts w:ascii="Bahnschrift SemiBold SemiConden" w:eastAsiaTheme="majorEastAsia" w:hAnsi="Bahnschrift SemiBold SemiConden" w:cstheme="majorBidi"/>
      <w:color w:val="C00000"/>
      <w:sz w:val="36"/>
      <w:szCs w:val="36"/>
    </w:rPr>
  </w:style>
  <w:style w:type="paragraph" w:styleId="Ttulo3">
    <w:name w:val="heading 3"/>
    <w:basedOn w:val="Prrafodelista"/>
    <w:next w:val="Normal"/>
    <w:link w:val="Ttulo3Car"/>
    <w:uiPriority w:val="9"/>
    <w:unhideWhenUsed/>
    <w:qFormat/>
    <w:rsid w:val="00AA14A4"/>
    <w:pPr>
      <w:ind w:hanging="360"/>
      <w:outlineLvl w:val="2"/>
    </w:pPr>
    <w:rPr>
      <w:rFonts w:ascii="Bahnschrift SemiBold SemiConden" w:hAnsi="Bahnschrift SemiBold SemiConden"/>
      <w:b/>
      <w:bCs/>
    </w:rPr>
  </w:style>
  <w:style w:type="paragraph" w:styleId="Ttulo4">
    <w:name w:val="heading 4"/>
    <w:basedOn w:val="Normal"/>
    <w:next w:val="Normal"/>
    <w:link w:val="Ttulo4Car"/>
    <w:uiPriority w:val="9"/>
    <w:semiHidden/>
    <w:unhideWhenUsed/>
    <w:qFormat/>
    <w:rsid w:val="009A1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1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12E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12E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12E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12E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0C2"/>
    <w:rPr>
      <w:rFonts w:ascii="Bahnschrift SemiBold SemiConden" w:eastAsiaTheme="majorEastAsia" w:hAnsi="Bahnschrift SemiBold SemiConden" w:cstheme="majorBidi"/>
      <w:color w:val="C00000"/>
      <w:sz w:val="40"/>
      <w:szCs w:val="40"/>
    </w:rPr>
  </w:style>
  <w:style w:type="character" w:customStyle="1" w:styleId="Ttulo2Car">
    <w:name w:val="Título 2 Car"/>
    <w:basedOn w:val="Fuentedeprrafopredeter"/>
    <w:link w:val="Ttulo2"/>
    <w:uiPriority w:val="9"/>
    <w:rsid w:val="00794B8C"/>
    <w:rPr>
      <w:rFonts w:ascii="Bahnschrift SemiBold SemiConden" w:eastAsiaTheme="majorEastAsia" w:hAnsi="Bahnschrift SemiBold SemiConden" w:cstheme="majorBidi"/>
      <w:color w:val="C00000"/>
      <w:sz w:val="36"/>
      <w:szCs w:val="36"/>
    </w:rPr>
  </w:style>
  <w:style w:type="character" w:customStyle="1" w:styleId="Ttulo3Car">
    <w:name w:val="Título 3 Car"/>
    <w:basedOn w:val="Fuentedeprrafopredeter"/>
    <w:link w:val="Ttulo3"/>
    <w:uiPriority w:val="9"/>
    <w:rsid w:val="00AA14A4"/>
    <w:rPr>
      <w:rFonts w:ascii="Bahnschrift SemiBold SemiConden" w:hAnsi="Bahnschrift SemiBold SemiConden"/>
      <w:b/>
      <w:bCs/>
      <w:sz w:val="24"/>
      <w:szCs w:val="24"/>
    </w:rPr>
  </w:style>
  <w:style w:type="character" w:customStyle="1" w:styleId="Ttulo4Car">
    <w:name w:val="Título 4 Car"/>
    <w:basedOn w:val="Fuentedeprrafopredeter"/>
    <w:link w:val="Ttulo4"/>
    <w:uiPriority w:val="9"/>
    <w:semiHidden/>
    <w:rsid w:val="009A1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1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1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1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1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12EC"/>
    <w:rPr>
      <w:rFonts w:eastAsiaTheme="majorEastAsia" w:cstheme="majorBidi"/>
      <w:color w:val="272727" w:themeColor="text1" w:themeTint="D8"/>
    </w:rPr>
  </w:style>
  <w:style w:type="paragraph" w:styleId="Ttulo">
    <w:name w:val="Title"/>
    <w:basedOn w:val="Normal"/>
    <w:next w:val="Normal"/>
    <w:link w:val="TtuloCar"/>
    <w:uiPriority w:val="10"/>
    <w:qFormat/>
    <w:rsid w:val="009A12EC"/>
    <w:pPr>
      <w:spacing w:after="8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A1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12EC"/>
    <w:pPr>
      <w:numPr>
        <w:ilvl w:val="1"/>
      </w:numPr>
      <w:ind w:firstLine="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1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12EC"/>
    <w:pPr>
      <w:spacing w:before="160"/>
      <w:jc w:val="center"/>
    </w:pPr>
    <w:rPr>
      <w:i/>
      <w:iCs/>
      <w:color w:val="404040" w:themeColor="text1" w:themeTint="BF"/>
    </w:rPr>
  </w:style>
  <w:style w:type="character" w:customStyle="1" w:styleId="CitaCar">
    <w:name w:val="Cita Car"/>
    <w:basedOn w:val="Fuentedeprrafopredeter"/>
    <w:link w:val="Cita"/>
    <w:uiPriority w:val="29"/>
    <w:rsid w:val="009A12EC"/>
    <w:rPr>
      <w:i/>
      <w:iCs/>
      <w:color w:val="404040" w:themeColor="text1" w:themeTint="BF"/>
    </w:rPr>
  </w:style>
  <w:style w:type="paragraph" w:styleId="Prrafodelista">
    <w:name w:val="List Paragraph"/>
    <w:basedOn w:val="Normal"/>
    <w:uiPriority w:val="34"/>
    <w:qFormat/>
    <w:rsid w:val="009A12EC"/>
    <w:pPr>
      <w:ind w:left="720"/>
      <w:contextualSpacing/>
    </w:pPr>
  </w:style>
  <w:style w:type="character" w:styleId="nfasisintenso">
    <w:name w:val="Intense Emphasis"/>
    <w:basedOn w:val="Fuentedeprrafopredeter"/>
    <w:uiPriority w:val="21"/>
    <w:qFormat/>
    <w:rsid w:val="009A12EC"/>
    <w:rPr>
      <w:i/>
      <w:iCs/>
      <w:color w:val="0F4761" w:themeColor="accent1" w:themeShade="BF"/>
    </w:rPr>
  </w:style>
  <w:style w:type="paragraph" w:styleId="Citadestacada">
    <w:name w:val="Intense Quote"/>
    <w:basedOn w:val="Normal"/>
    <w:next w:val="Normal"/>
    <w:link w:val="CitadestacadaCar"/>
    <w:uiPriority w:val="30"/>
    <w:qFormat/>
    <w:rsid w:val="009A1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12EC"/>
    <w:rPr>
      <w:i/>
      <w:iCs/>
      <w:color w:val="0F4761" w:themeColor="accent1" w:themeShade="BF"/>
    </w:rPr>
  </w:style>
  <w:style w:type="character" w:styleId="Referenciaintensa">
    <w:name w:val="Intense Reference"/>
    <w:basedOn w:val="Fuentedeprrafopredeter"/>
    <w:uiPriority w:val="32"/>
    <w:qFormat/>
    <w:rsid w:val="009A12EC"/>
    <w:rPr>
      <w:b/>
      <w:bCs/>
      <w:smallCaps/>
      <w:color w:val="0F4761" w:themeColor="accent1" w:themeShade="BF"/>
      <w:spacing w:val="5"/>
    </w:rPr>
  </w:style>
  <w:style w:type="character" w:styleId="Hipervnculo">
    <w:name w:val="Hyperlink"/>
    <w:basedOn w:val="Fuentedeprrafopredeter"/>
    <w:uiPriority w:val="99"/>
    <w:unhideWhenUsed/>
    <w:rsid w:val="00CA3679"/>
    <w:rPr>
      <w:color w:val="467886" w:themeColor="hyperlink"/>
      <w:u w:val="single"/>
    </w:rPr>
  </w:style>
  <w:style w:type="character" w:styleId="Mencinsinresolver">
    <w:name w:val="Unresolved Mention"/>
    <w:basedOn w:val="Fuentedeprrafopredeter"/>
    <w:uiPriority w:val="99"/>
    <w:semiHidden/>
    <w:unhideWhenUsed/>
    <w:rsid w:val="00CA3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cia@172.20.10.2" TargetMode="External"/><Relationship Id="rId11" Type="http://schemas.openxmlformats.org/officeDocument/2006/relationships/fontTable" Target="fontTable.xml"/><Relationship Id="rId5" Type="http://schemas.openxmlformats.org/officeDocument/2006/relationships/hyperlink" Target="http://www.tldp.org/HOWTO/LVM-HOWTO/benefitsoflvmsmall.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5860</Words>
  <Characters>32232</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Gallardo Marqués</dc:creator>
  <cp:keywords/>
  <dc:description/>
  <cp:lastModifiedBy>Alejandro Gómez Amaro</cp:lastModifiedBy>
  <cp:revision>229</cp:revision>
  <dcterms:created xsi:type="dcterms:W3CDTF">2025-10-15T17:18:00Z</dcterms:created>
  <dcterms:modified xsi:type="dcterms:W3CDTF">2025-12-27T12:08:00Z</dcterms:modified>
</cp:coreProperties>
</file>